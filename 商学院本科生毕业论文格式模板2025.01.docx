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0DF54">
      <w:pPr>
        <w:ind w:firstLine="0" w:firstLineChars="0"/>
        <w:jc w:val="center"/>
        <w:rPr>
          <w:rFonts w:hint="eastAsia" w:ascii="黑体" w:hAnsi="黑体" w:eastAsia="黑体" w:cs="黑体"/>
          <w:sz w:val="36"/>
          <w:szCs w:val="36"/>
        </w:rPr>
      </w:pPr>
      <w:bookmarkStart w:id="0" w:name="_Toc16668"/>
      <w:r>
        <w:commentReference w:id="0"/>
      </w:r>
      <w:r>
        <w:rPr>
          <w:rFonts w:hint="eastAsia" w:ascii="黑体" w:hAnsi="黑体" w:eastAsia="黑体" w:cs="黑体"/>
          <w:sz w:val="36"/>
          <w:szCs w:val="36"/>
        </w:rPr>
        <w:t>高铁建设对我国经济高质量发展的影响</w:t>
      </w:r>
    </w:p>
    <w:p w14:paraId="172F83C3">
      <w:pPr>
        <w:ind w:firstLine="0" w:firstLineChars="0"/>
        <w:jc w:val="center"/>
        <w:rPr>
          <w:rFonts w:eastAsia="黑体"/>
          <w:sz w:val="36"/>
          <w:szCs w:val="36"/>
        </w:rPr>
      </w:pPr>
      <w:r>
        <w:rPr>
          <w:rFonts w:hint="eastAsia" w:ascii="黑体" w:hAnsi="黑体" w:eastAsia="黑体" w:cs="黑体"/>
          <w:sz w:val="36"/>
          <w:szCs w:val="36"/>
        </w:rPr>
        <w:t>——基于我国30个省份的数据</w:t>
      </w:r>
      <w:r>
        <w:rPr>
          <w:rFonts w:eastAsia="黑体"/>
          <w:sz w:val="36"/>
          <w:szCs w:val="36"/>
        </w:rPr>
        <w:commentReference w:id="1"/>
      </w:r>
    </w:p>
    <w:p w14:paraId="4040434B">
      <w:pPr>
        <w:ind w:firstLine="0" w:firstLineChars="0"/>
        <w:jc w:val="center"/>
        <w:rPr>
          <w:sz w:val="28"/>
        </w:rPr>
      </w:pPr>
      <w:commentRangeStart w:id="2"/>
      <w:r>
        <w:rPr>
          <w:rFonts w:hint="eastAsia"/>
          <w:sz w:val="28"/>
        </w:rPr>
        <w:t>摘要</w:t>
      </w:r>
      <w:commentRangeEnd w:id="2"/>
      <w:r>
        <w:commentReference w:id="2"/>
      </w:r>
    </w:p>
    <w:p w14:paraId="6230587A">
      <w:pPr>
        <w:ind w:firstLine="0" w:firstLineChars="0"/>
        <w:jc w:val="center"/>
      </w:pPr>
      <w:r>
        <w:commentReference w:id="3"/>
      </w:r>
    </w:p>
    <w:bookmarkEnd w:id="0"/>
    <w:p w14:paraId="7687E2E1">
      <w:pPr>
        <w:pStyle w:val="22"/>
        <w:spacing w:line="360" w:lineRule="auto"/>
        <w:ind w:firstLine="480"/>
        <w:rPr>
          <w:szCs w:val="22"/>
        </w:rPr>
      </w:pPr>
      <w:r>
        <w:rPr>
          <w:rFonts w:hint="eastAsia"/>
          <w:szCs w:val="22"/>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14:paraId="0BF37842">
      <w:pPr>
        <w:pStyle w:val="22"/>
        <w:spacing w:line="360" w:lineRule="auto"/>
        <w:ind w:firstLine="480"/>
        <w:rPr>
          <w:szCs w:val="22"/>
        </w:rPr>
      </w:pPr>
      <w:r>
        <w:rPr>
          <w:rFonts w:hint="eastAsia"/>
          <w:szCs w:val="22"/>
        </w:rPr>
        <w:t>我国高铁建设成就举世瞩目，高铁在陆路运输中起愈发关键作用，但今后继续大力建设高铁的必要性存在争议；高质量发展成为我国经济发展的新常态，但“双碳”目标下迫切需要寻找提高经济发展质量的新思路。</w:t>
      </w:r>
    </w:p>
    <w:p w14:paraId="1DB9DC00">
      <w:pPr>
        <w:pStyle w:val="22"/>
        <w:spacing w:line="360" w:lineRule="auto"/>
        <w:ind w:firstLine="480"/>
        <w:rPr>
          <w:szCs w:val="22"/>
        </w:rPr>
      </w:pPr>
      <w:r>
        <w:rPr>
          <w:rFonts w:hint="eastAsia"/>
          <w:szCs w:val="22"/>
        </w:rPr>
        <w:t>为研究高铁建设对我国经济高质量发展的影响，本文首先梳理现有中外文文献和相关理论，………………，然后………………，最后根据回归结果得出结论………………。</w:t>
      </w:r>
      <w:r>
        <w:commentReference w:id="4"/>
      </w:r>
    </w:p>
    <w:p w14:paraId="08C05559">
      <w:pPr>
        <w:pStyle w:val="22"/>
        <w:spacing w:line="360" w:lineRule="auto"/>
        <w:ind w:firstLine="0" w:firstLineChars="0"/>
        <w:rPr>
          <w:szCs w:val="22"/>
        </w:rPr>
      </w:pPr>
    </w:p>
    <w:p w14:paraId="5FB3FAED">
      <w:pPr>
        <w:ind w:firstLine="480"/>
        <w:rPr>
          <w:bCs/>
          <w:kern w:val="44"/>
          <w:szCs w:val="22"/>
        </w:rPr>
      </w:pPr>
      <w:r>
        <w:rPr>
          <w:rFonts w:hint="eastAsia" w:ascii="宋体"/>
          <w:bCs/>
        </w:rPr>
        <w:t>[关键词]高铁建设；区域经济发展；TOPSIS模型；碳减排</w:t>
      </w:r>
      <w:r>
        <w:rPr>
          <w:bCs/>
          <w:szCs w:val="22"/>
        </w:rPr>
        <w:commentReference w:id="5"/>
      </w:r>
    </w:p>
    <w:p w14:paraId="3F374E55">
      <w:pPr>
        <w:ind w:firstLine="480"/>
        <w:sectPr>
          <w:footerReference r:id="rId7" w:type="default"/>
          <w:pgSz w:w="11906" w:h="16838"/>
          <w:pgMar w:top="1440" w:right="1800" w:bottom="1440" w:left="1800" w:header="851" w:footer="992" w:gutter="0"/>
          <w:cols w:space="425" w:num="1"/>
          <w:docGrid w:type="lines" w:linePitch="312" w:charSpace="0"/>
        </w:sectPr>
      </w:pPr>
    </w:p>
    <w:p w14:paraId="1743556E">
      <w:pPr>
        <w:ind w:firstLine="0" w:firstLineChars="0"/>
        <w:jc w:val="center"/>
        <w:rPr>
          <w:rFonts w:eastAsia="黑体"/>
          <w:b/>
          <w:sz w:val="36"/>
          <w:szCs w:val="32"/>
        </w:rPr>
      </w:pPr>
      <w:r>
        <w:rPr>
          <w:rFonts w:hint="eastAsia" w:eastAsia="黑体"/>
          <w:b/>
          <w:sz w:val="36"/>
          <w:szCs w:val="32"/>
        </w:rPr>
        <w:t>The impact of high-speed railway construction on China's high-quality economic development: Based on data from 30 provinces in China</w:t>
      </w:r>
      <w:r>
        <w:rPr>
          <w:rFonts w:eastAsia="黑体"/>
          <w:b/>
          <w:sz w:val="36"/>
        </w:rPr>
        <w:commentReference w:id="6"/>
      </w:r>
    </w:p>
    <w:p w14:paraId="0BB00D7A">
      <w:pPr>
        <w:ind w:firstLine="0" w:firstLineChars="0"/>
        <w:jc w:val="center"/>
        <w:rPr>
          <w:sz w:val="28"/>
        </w:rPr>
      </w:pPr>
      <w:commentRangeStart w:id="7"/>
      <w:r>
        <w:rPr>
          <w:rFonts w:hint="eastAsia"/>
          <w:sz w:val="28"/>
        </w:rPr>
        <w:t>Abstract</w:t>
      </w:r>
      <w:commentRangeEnd w:id="7"/>
      <w:r>
        <w:commentReference w:id="7"/>
      </w:r>
    </w:p>
    <w:p w14:paraId="4C5311CE">
      <w:pPr>
        <w:ind w:firstLine="480"/>
        <w:jc w:val="center"/>
        <w:rPr>
          <w:sz w:val="28"/>
        </w:rPr>
      </w:pPr>
      <w:r>
        <w:commentReference w:id="8"/>
      </w:r>
    </w:p>
    <w:p w14:paraId="6693D3E3">
      <w:pPr>
        <w:ind w:firstLine="480"/>
        <w:rPr>
          <w:kern w:val="44"/>
        </w:rPr>
      </w:pPr>
      <w:commentRangeStart w:id="9"/>
      <w:r>
        <w:rPr>
          <w:kern w:val="44"/>
        </w:rPr>
        <w:t xml:space="preserve">Lorem </w:t>
      </w:r>
      <w:commentRangeEnd w:id="9"/>
      <w:r>
        <w:rPr>
          <w:rStyle w:val="20"/>
        </w:rPr>
        <w:commentReference w:id="9"/>
      </w:r>
      <w:r>
        <w:rPr>
          <w:kern w:val="44"/>
        </w:rPr>
        <w:t>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w:t>
      </w:r>
    </w:p>
    <w:p w14:paraId="33F2B1D5">
      <w:pPr>
        <w:ind w:firstLine="480"/>
        <w:rPr>
          <w:kern w:val="44"/>
        </w:rPr>
      </w:pPr>
      <w:r>
        <w:rPr>
          <w:rFonts w:hint="eastAsia"/>
          <w:kern w:val="44"/>
        </w:rPr>
        <w:t>The achievements of high-speed railway construction in China have attracted worldwide attention. High-speed railway plays an increasingly key role in land transportation. However, there are controversies about the necessity of continuing to vigorously build high-speed railway in the future. High-quality development has become the new normal of China's economic development, but under the "dual carbon" goal, it is urgent to find new ideas to improve the quality of economic development.</w:t>
      </w:r>
    </w:p>
    <w:p w14:paraId="417187FE">
      <w:pPr>
        <w:ind w:firstLine="480"/>
        <w:rPr>
          <w:kern w:val="44"/>
        </w:rPr>
      </w:pPr>
      <w:r>
        <w:rPr>
          <w:rFonts w:hint="eastAsia"/>
          <w:kern w:val="44"/>
        </w:rPr>
        <w:t xml:space="preserve"> In order to study the impact of high-speed railway construction on China's high-quality economic development, this paper first ………………. Finally, according to the regression results, the following conclusions are drawn…………………….</w:t>
      </w:r>
    </w:p>
    <w:p w14:paraId="7EA4E014">
      <w:pPr>
        <w:ind w:firstLine="480"/>
        <w:rPr>
          <w:kern w:val="44"/>
        </w:rPr>
      </w:pPr>
    </w:p>
    <w:p w14:paraId="3757A53D">
      <w:pPr>
        <w:ind w:firstLine="480"/>
        <w:rPr>
          <w:bCs/>
          <w:kern w:val="44"/>
        </w:rPr>
      </w:pPr>
      <w:r>
        <w:rPr>
          <w:bCs/>
        </w:rPr>
        <w:t>K</w:t>
      </w:r>
      <w:r>
        <w:rPr>
          <w:rFonts w:hint="eastAsia"/>
          <w:bCs/>
        </w:rPr>
        <w:t xml:space="preserve">ey </w:t>
      </w:r>
      <w:r>
        <w:rPr>
          <w:bCs/>
        </w:rPr>
        <w:t>W</w:t>
      </w:r>
      <w:r>
        <w:rPr>
          <w:rFonts w:hint="eastAsia"/>
          <w:bCs/>
        </w:rPr>
        <w:t>ords</w:t>
      </w:r>
      <w:r>
        <w:rPr>
          <w:bCs/>
        </w:rPr>
        <w:t>:</w:t>
      </w:r>
      <w:r>
        <w:rPr>
          <w:bCs/>
          <w:kern w:val="44"/>
        </w:rPr>
        <w:t>KW</w:t>
      </w:r>
      <w:r>
        <w:rPr>
          <w:rFonts w:hint="eastAsia"/>
          <w:bCs/>
          <w:kern w:val="44"/>
        </w:rPr>
        <w:t>1;</w:t>
      </w:r>
      <w:r>
        <w:rPr>
          <w:bCs/>
          <w:kern w:val="44"/>
        </w:rPr>
        <w:t xml:space="preserve"> </w:t>
      </w:r>
      <w:r>
        <w:rPr>
          <w:rFonts w:hint="eastAsia"/>
          <w:bCs/>
          <w:kern w:val="44"/>
        </w:rPr>
        <w:t>KW2; KW</w:t>
      </w:r>
      <w:r>
        <w:rPr>
          <w:bCs/>
          <w:kern w:val="44"/>
        </w:rPr>
        <w:t>3</w:t>
      </w:r>
      <w:r>
        <w:rPr>
          <w:rFonts w:hint="eastAsia"/>
          <w:bCs/>
          <w:kern w:val="44"/>
        </w:rPr>
        <w:t>;</w:t>
      </w:r>
      <w:r>
        <w:rPr>
          <w:bCs/>
          <w:kern w:val="44"/>
        </w:rPr>
        <w:t xml:space="preserve"> </w:t>
      </w:r>
      <w:r>
        <w:rPr>
          <w:rFonts w:hint="eastAsia"/>
          <w:bCs/>
          <w:kern w:val="44"/>
        </w:rPr>
        <w:t>KW4</w:t>
      </w:r>
    </w:p>
    <w:p w14:paraId="0C3D7877">
      <w:pPr>
        <w:ind w:firstLine="480"/>
        <w:sectPr>
          <w:pgSz w:w="11906" w:h="16838"/>
          <w:pgMar w:top="1440" w:right="1800" w:bottom="1440" w:left="1800" w:header="851" w:footer="992" w:gutter="0"/>
          <w:cols w:space="425" w:num="1"/>
          <w:docGrid w:type="lines" w:linePitch="312" w:charSpace="0"/>
        </w:sectPr>
      </w:pPr>
    </w:p>
    <w:p w14:paraId="10484ECB">
      <w:pPr>
        <w:ind w:firstLine="0" w:firstLineChars="0"/>
        <w:jc w:val="center"/>
        <w:rPr>
          <w:rFonts w:eastAsia="黑体"/>
          <w:sz w:val="36"/>
        </w:rPr>
      </w:pPr>
      <w:commentRangeStart w:id="10"/>
      <w:r>
        <w:rPr>
          <w:rFonts w:hint="eastAsia" w:eastAsia="黑体"/>
          <w:sz w:val="36"/>
          <w:szCs w:val="36"/>
        </w:rPr>
        <w:t>目  录</w:t>
      </w:r>
      <w:commentRangeEnd w:id="10"/>
      <w:r>
        <w:rPr>
          <w:rFonts w:eastAsia="黑体"/>
          <w:sz w:val="36"/>
        </w:rPr>
        <w:commentReference w:id="10"/>
      </w:r>
    </w:p>
    <w:p w14:paraId="22AD8034">
      <w:pPr>
        <w:ind w:firstLine="0" w:firstLineChars="0"/>
        <w:jc w:val="center"/>
      </w:pPr>
      <w:r>
        <w:commentReference w:id="11"/>
      </w:r>
    </w:p>
    <w:p w14:paraId="005FB3B7">
      <w:pPr>
        <w:pStyle w:val="11"/>
        <w:tabs>
          <w:tab w:val="right" w:leader="dot" w:pos="8302"/>
        </w:tabs>
        <w:rPr>
          <w:rFonts w:hint="eastAsia" w:ascii="黑体" w:hAnsi="黑体" w:cs="黑体"/>
          <w:sz w:val="24"/>
        </w:rPr>
      </w:pPr>
      <w:r>
        <w:rPr>
          <w:rFonts w:hint="eastAsia" w:ascii="黑体" w:hAnsi="黑体" w:cs="黑体"/>
          <w:bCs/>
          <w:sz w:val="24"/>
        </w:rPr>
        <w:fldChar w:fldCharType="begin"/>
      </w:r>
      <w:r>
        <w:rPr>
          <w:rFonts w:hint="eastAsia" w:ascii="黑体" w:hAnsi="黑体" w:cs="黑体"/>
          <w:bCs/>
          <w:sz w:val="24"/>
        </w:rPr>
        <w:instrText xml:space="preserve"> TOC \o "1-5" \h \z \u </w:instrText>
      </w:r>
      <w:r>
        <w:rPr>
          <w:rFonts w:hint="eastAsia" w:ascii="黑体" w:hAnsi="黑体" w:cs="黑体"/>
          <w:bCs/>
          <w:sz w:val="24"/>
        </w:rPr>
        <w:fldChar w:fldCharType="separate"/>
      </w:r>
      <w:r>
        <w:rPr>
          <w:rFonts w:hint="eastAsia" w:ascii="黑体" w:hAnsi="黑体" w:cs="黑体"/>
          <w:sz w:val="28"/>
          <w:szCs w:val="28"/>
        </w:rPr>
        <w:t>1. 引言</w:t>
      </w:r>
      <w:r>
        <w:rPr>
          <w:rFonts w:hint="eastAsia" w:ascii="黑体" w:hAnsi="黑体" w:cs="黑体"/>
          <w:sz w:val="24"/>
        </w:rPr>
        <w:commentReference w:id="12"/>
      </w:r>
      <w:r>
        <w:rPr>
          <w:rFonts w:hint="eastAsia" w:ascii="黑体" w:hAnsi="黑体" w:cs="黑体"/>
          <w:sz w:val="24"/>
        </w:rPr>
        <w:tab/>
      </w:r>
      <w:r>
        <w:rPr>
          <w:rFonts w:hint="eastAsia" w:ascii="黑体" w:hAnsi="黑体" w:cs="黑体"/>
          <w:sz w:val="24"/>
        </w:rPr>
        <w:t>1</w:t>
      </w:r>
    </w:p>
    <w:p w14:paraId="61676158">
      <w:pPr>
        <w:pStyle w:val="11"/>
        <w:tabs>
          <w:tab w:val="right" w:leader="dot" w:pos="8302"/>
        </w:tabs>
        <w:ind w:firstLine="240" w:firstLineChars="100"/>
        <w:rPr>
          <w:rFonts w:hint="eastAsia" w:ascii="黑体" w:hAnsi="黑体" w:cs="黑体"/>
          <w:sz w:val="24"/>
        </w:rPr>
      </w:pPr>
      <w:r>
        <w:rPr>
          <w:rFonts w:hint="eastAsia" w:ascii="黑体" w:hAnsi="黑体" w:cs="黑体"/>
          <w:sz w:val="24"/>
        </w:rPr>
        <w:t>1.1选题背景和意义</w:t>
      </w:r>
      <w:r>
        <w:rPr>
          <w:rFonts w:hint="eastAsia" w:ascii="黑体" w:hAnsi="黑体" w:cs="黑体"/>
          <w:sz w:val="24"/>
        </w:rPr>
        <w:tab/>
      </w:r>
      <w:r>
        <w:rPr>
          <w:rFonts w:hint="eastAsia" w:ascii="黑体" w:hAnsi="黑体" w:cs="黑体"/>
          <w:sz w:val="24"/>
        </w:rPr>
        <w:t>1</w:t>
      </w:r>
    </w:p>
    <w:p w14:paraId="14AD3F4E">
      <w:pPr>
        <w:pStyle w:val="11"/>
        <w:tabs>
          <w:tab w:val="right" w:leader="dot" w:pos="8302"/>
        </w:tabs>
        <w:ind w:firstLine="240" w:firstLineChars="100"/>
        <w:rPr>
          <w:rFonts w:hint="eastAsia" w:ascii="黑体" w:hAnsi="黑体" w:cs="黑体"/>
          <w:sz w:val="24"/>
        </w:rPr>
      </w:pPr>
      <w:r>
        <w:rPr>
          <w:rFonts w:hint="eastAsia" w:ascii="黑体" w:hAnsi="黑体" w:cs="黑体"/>
          <w:sz w:val="24"/>
        </w:rPr>
        <w:t>1.2文献综述</w:t>
      </w:r>
      <w:r>
        <w:rPr>
          <w:rFonts w:hint="eastAsia" w:ascii="黑体" w:hAnsi="黑体" w:cs="黑体"/>
          <w:sz w:val="24"/>
        </w:rPr>
        <w:tab/>
      </w:r>
      <w:r>
        <w:rPr>
          <w:rFonts w:hint="eastAsia" w:ascii="黑体" w:hAnsi="黑体" w:cs="黑体"/>
          <w:sz w:val="24"/>
        </w:rPr>
        <w:t>2</w:t>
      </w:r>
    </w:p>
    <w:p w14:paraId="61A24C16">
      <w:pPr>
        <w:pStyle w:val="11"/>
        <w:tabs>
          <w:tab w:val="right" w:leader="dot" w:pos="8302"/>
        </w:tabs>
        <w:ind w:firstLine="240" w:firstLineChars="100"/>
        <w:rPr>
          <w:rFonts w:hint="eastAsia" w:ascii="黑体" w:hAnsi="黑体" w:cs="黑体"/>
          <w:sz w:val="24"/>
        </w:rPr>
      </w:pPr>
      <w:r>
        <w:rPr>
          <w:rFonts w:hint="eastAsia" w:ascii="黑体" w:hAnsi="黑体" w:cs="黑体"/>
          <w:sz w:val="24"/>
        </w:rPr>
        <w:t>1.3选题研究方法</w:t>
      </w:r>
      <w:r>
        <w:rPr>
          <w:rFonts w:hint="eastAsia" w:ascii="黑体" w:hAnsi="黑体" w:cs="黑体"/>
          <w:sz w:val="24"/>
        </w:rPr>
        <w:tab/>
      </w:r>
      <w:r>
        <w:rPr>
          <w:rFonts w:hint="eastAsia" w:ascii="黑体" w:hAnsi="黑体" w:cs="黑体"/>
          <w:sz w:val="24"/>
        </w:rPr>
        <w:t>4</w:t>
      </w:r>
    </w:p>
    <w:p w14:paraId="01256CF0">
      <w:pPr>
        <w:pStyle w:val="11"/>
        <w:tabs>
          <w:tab w:val="right" w:leader="dot" w:pos="8302"/>
        </w:tabs>
        <w:ind w:firstLine="480" w:firstLineChars="200"/>
        <w:rPr>
          <w:rFonts w:hint="eastAsia" w:ascii="黑体" w:hAnsi="黑体" w:cs="黑体"/>
          <w:sz w:val="24"/>
        </w:rPr>
      </w:pPr>
      <w:r>
        <w:rPr>
          <w:rFonts w:hint="eastAsia" w:ascii="黑体" w:hAnsi="黑体" w:cs="黑体"/>
          <w:sz w:val="24"/>
        </w:rPr>
        <w:t>1.3.1文献研究法</w:t>
      </w:r>
      <w:r>
        <w:rPr>
          <w:rFonts w:hint="eastAsia" w:ascii="黑体" w:hAnsi="黑体" w:cs="黑体"/>
          <w:sz w:val="24"/>
        </w:rPr>
        <w:tab/>
      </w:r>
      <w:r>
        <w:rPr>
          <w:rFonts w:hint="eastAsia" w:ascii="黑体" w:hAnsi="黑体" w:cs="黑体"/>
          <w:sz w:val="24"/>
        </w:rPr>
        <w:t>4</w:t>
      </w:r>
    </w:p>
    <w:p w14:paraId="56067DBA">
      <w:pPr>
        <w:pStyle w:val="11"/>
        <w:tabs>
          <w:tab w:val="right" w:leader="dot" w:pos="8302"/>
        </w:tabs>
        <w:ind w:firstLine="480" w:firstLineChars="200"/>
        <w:rPr>
          <w:rFonts w:hint="eastAsia" w:ascii="黑体" w:hAnsi="黑体" w:cs="黑体"/>
          <w:sz w:val="24"/>
        </w:rPr>
      </w:pPr>
      <w:r>
        <w:rPr>
          <w:rFonts w:hint="eastAsia" w:ascii="黑体" w:hAnsi="黑体" w:cs="黑体"/>
          <w:sz w:val="24"/>
        </w:rPr>
        <w:t>1.3.2</w:t>
      </w:r>
      <w:ins w:id="2" w:author="乐呵～李丹" w:date="2024-11-29T18:59:00Z">
        <w:r>
          <w:rPr>
            <w:rFonts w:hint="eastAsia" w:ascii="黑体" w:hAnsi="黑体" w:cs="黑体"/>
            <w:sz w:val="24"/>
          </w:rPr>
          <w:t>…………</w:t>
        </w:r>
      </w:ins>
      <w:r>
        <w:rPr>
          <w:rFonts w:hint="eastAsia" w:ascii="黑体" w:hAnsi="黑体" w:cs="黑体"/>
          <w:sz w:val="24"/>
        </w:rPr>
        <w:tab/>
      </w:r>
      <w:r>
        <w:rPr>
          <w:rFonts w:hint="eastAsia" w:ascii="黑体" w:hAnsi="黑体" w:cs="黑体"/>
          <w:sz w:val="24"/>
        </w:rPr>
        <w:t>4</w:t>
      </w:r>
    </w:p>
    <w:p w14:paraId="55DA6295">
      <w:pPr>
        <w:pStyle w:val="11"/>
        <w:tabs>
          <w:tab w:val="right" w:leader="dot" w:pos="8302"/>
        </w:tabs>
        <w:ind w:firstLine="240" w:firstLineChars="100"/>
        <w:rPr>
          <w:rFonts w:hint="eastAsia" w:ascii="黑体" w:hAnsi="黑体" w:cs="黑体"/>
          <w:sz w:val="24"/>
        </w:rPr>
      </w:pPr>
      <w:r>
        <w:rPr>
          <w:rFonts w:hint="eastAsia" w:ascii="黑体" w:hAnsi="黑体" w:cs="黑体"/>
          <w:sz w:val="24"/>
        </w:rPr>
        <w:t>1.4</w:t>
      </w:r>
      <w:ins w:id="3" w:author="乐呵～李丹" w:date="2024-11-29T18:59:00Z">
        <w:r>
          <w:rPr>
            <w:rFonts w:hint="eastAsia" w:ascii="黑体" w:hAnsi="黑体" w:cs="黑体"/>
            <w:sz w:val="24"/>
          </w:rPr>
          <w:t>………………</w:t>
        </w:r>
      </w:ins>
      <w:r>
        <w:rPr>
          <w:rFonts w:hint="eastAsia" w:ascii="黑体" w:hAnsi="黑体" w:cs="黑体"/>
          <w:sz w:val="24"/>
        </w:rPr>
        <w:tab/>
      </w:r>
      <w:r>
        <w:rPr>
          <w:rFonts w:hint="eastAsia" w:ascii="黑体" w:hAnsi="黑体" w:cs="黑体"/>
          <w:sz w:val="24"/>
        </w:rPr>
        <w:t>5</w:t>
      </w:r>
    </w:p>
    <w:p w14:paraId="135DA22D">
      <w:pPr>
        <w:pStyle w:val="11"/>
        <w:tabs>
          <w:tab w:val="right" w:leader="dot" w:pos="8302"/>
        </w:tabs>
        <w:rPr>
          <w:rStyle w:val="19"/>
          <w:rFonts w:hint="eastAsia" w:ascii="黑体" w:hAnsi="黑体" w:cs="黑体"/>
          <w:sz w:val="24"/>
        </w:rPr>
      </w:pPr>
      <w:r>
        <w:rPr>
          <w:rFonts w:hint="eastAsia" w:ascii="黑体" w:hAnsi="黑体" w:cs="黑体"/>
          <w:sz w:val="28"/>
          <w:szCs w:val="28"/>
        </w:rPr>
        <w:t>2. 理论基础与研究假设</w:t>
      </w:r>
      <w:r>
        <w:rPr>
          <w:rFonts w:hint="eastAsia" w:ascii="黑体" w:hAnsi="黑体" w:cs="黑体"/>
          <w:sz w:val="24"/>
        </w:rPr>
        <w:tab/>
      </w:r>
      <w:r>
        <w:rPr>
          <w:rFonts w:hint="eastAsia" w:ascii="黑体" w:hAnsi="黑体" w:cs="黑体"/>
          <w:sz w:val="24"/>
        </w:rPr>
        <w:t>6</w:t>
      </w:r>
    </w:p>
    <w:p w14:paraId="5AA557A4">
      <w:pPr>
        <w:pStyle w:val="11"/>
        <w:tabs>
          <w:tab w:val="right" w:leader="dot" w:pos="8302"/>
        </w:tabs>
        <w:ind w:firstLine="480" w:firstLineChars="200"/>
        <w:rPr>
          <w:rFonts w:hint="eastAsia" w:ascii="黑体" w:hAnsi="黑体" w:cs="黑体"/>
          <w:sz w:val="24"/>
        </w:rPr>
      </w:pPr>
      <w:r>
        <w:rPr>
          <w:rFonts w:hint="eastAsia" w:ascii="黑体" w:hAnsi="黑体" w:cs="黑体"/>
          <w:sz w:val="24"/>
        </w:rPr>
        <w:t>……………………………………</w:t>
      </w:r>
    </w:p>
    <w:p w14:paraId="26B23B3E">
      <w:pPr>
        <w:pStyle w:val="11"/>
        <w:tabs>
          <w:tab w:val="right" w:leader="dot" w:pos="8302"/>
        </w:tabs>
        <w:ind w:firstLine="480" w:firstLineChars="200"/>
        <w:rPr>
          <w:rFonts w:hint="eastAsia" w:ascii="黑体" w:hAnsi="黑体" w:cs="黑体"/>
          <w:sz w:val="24"/>
        </w:rPr>
      </w:pPr>
      <w:r>
        <w:rPr>
          <w:rFonts w:hint="eastAsia" w:ascii="黑体" w:hAnsi="黑体" w:cs="黑体"/>
          <w:sz w:val="24"/>
        </w:rPr>
        <w:t>……………………………………</w:t>
      </w:r>
    </w:p>
    <w:p w14:paraId="112277CD">
      <w:pPr>
        <w:pStyle w:val="11"/>
        <w:tabs>
          <w:tab w:val="right" w:leader="dot" w:pos="8302"/>
        </w:tabs>
        <w:ind w:firstLine="480" w:firstLineChars="200"/>
        <w:rPr>
          <w:rFonts w:hint="eastAsia" w:ascii="黑体" w:hAnsi="黑体" w:cs="黑体"/>
          <w:sz w:val="24"/>
        </w:rPr>
      </w:pPr>
      <w:r>
        <w:rPr>
          <w:rFonts w:hint="eastAsia" w:ascii="黑体" w:hAnsi="黑体" w:cs="黑体"/>
          <w:sz w:val="24"/>
        </w:rPr>
        <w:t>……………………………………</w:t>
      </w:r>
    </w:p>
    <w:p w14:paraId="25B54AF4">
      <w:pPr>
        <w:pStyle w:val="11"/>
        <w:tabs>
          <w:tab w:val="right" w:leader="dot" w:pos="8302"/>
        </w:tabs>
        <w:ind w:firstLine="480" w:firstLineChars="200"/>
        <w:rPr>
          <w:rFonts w:hint="eastAsia" w:ascii="黑体" w:hAnsi="黑体" w:cs="黑体"/>
          <w:sz w:val="24"/>
        </w:rPr>
      </w:pPr>
      <w:r>
        <w:rPr>
          <w:rFonts w:hint="eastAsia" w:ascii="黑体" w:hAnsi="黑体" w:cs="黑体"/>
          <w:sz w:val="24"/>
        </w:rPr>
        <w:t>……………………………………</w:t>
      </w:r>
    </w:p>
    <w:p w14:paraId="260FF5E8">
      <w:pPr>
        <w:pStyle w:val="11"/>
        <w:tabs>
          <w:tab w:val="right" w:leader="dot" w:pos="8302"/>
        </w:tabs>
        <w:rPr>
          <w:rStyle w:val="19"/>
          <w:rFonts w:hint="eastAsia" w:ascii="黑体" w:hAnsi="黑体" w:cs="黑体"/>
          <w:sz w:val="28"/>
          <w:szCs w:val="28"/>
        </w:rPr>
      </w:pPr>
      <w:r>
        <w:rPr>
          <w:rFonts w:hint="eastAsia" w:ascii="黑体" w:hAnsi="黑体" w:cs="黑体"/>
          <w:color w:val="auto"/>
          <w:sz w:val="28"/>
          <w:szCs w:val="28"/>
          <w:u w:val="none"/>
        </w:rPr>
        <w:t>5.</w:t>
      </w:r>
      <w:r>
        <w:rPr>
          <w:rFonts w:hint="eastAsia" w:ascii="黑体" w:hAnsi="黑体" w:cs="黑体"/>
          <w:sz w:val="28"/>
          <w:szCs w:val="28"/>
        </w:rPr>
        <w:t>主要结论与政策建议</w:t>
      </w:r>
      <w:r>
        <w:rPr>
          <w:rFonts w:hint="eastAsia" w:ascii="黑体" w:hAnsi="黑体" w:cs="黑体"/>
          <w:sz w:val="28"/>
          <w:szCs w:val="28"/>
        </w:rPr>
        <w:tab/>
      </w:r>
      <w:r>
        <w:rPr>
          <w:rFonts w:hint="eastAsia" w:ascii="黑体" w:hAnsi="黑体" w:cs="黑体"/>
          <w:sz w:val="28"/>
          <w:szCs w:val="28"/>
        </w:rPr>
        <w:t>20</w:t>
      </w:r>
    </w:p>
    <w:p w14:paraId="23768B8B">
      <w:pPr>
        <w:pStyle w:val="11"/>
        <w:tabs>
          <w:tab w:val="right" w:leader="dot" w:pos="8302"/>
        </w:tabs>
        <w:rPr>
          <w:rStyle w:val="19"/>
          <w:rFonts w:hint="eastAsia" w:ascii="黑体" w:hAnsi="黑体" w:cs="黑体"/>
          <w:sz w:val="28"/>
          <w:szCs w:val="28"/>
        </w:rPr>
      </w:pPr>
      <w:r>
        <w:rPr>
          <w:rFonts w:hint="eastAsia" w:ascii="黑体" w:hAnsi="黑体" w:cs="黑体"/>
          <w:szCs w:val="28"/>
        </w:rPr>
        <w:fldChar w:fldCharType="begin"/>
      </w:r>
      <w:r>
        <w:rPr>
          <w:rFonts w:hint="eastAsia" w:ascii="黑体" w:hAnsi="黑体" w:cs="黑体"/>
          <w:sz w:val="28"/>
          <w:szCs w:val="28"/>
        </w:rPr>
        <w:instrText xml:space="preserve"> HYPERLINK \l "_Toc179230014" </w:instrText>
      </w:r>
      <w:r>
        <w:rPr>
          <w:rStyle w:val="17"/>
          <w:rFonts w:hint="eastAsia" w:ascii="黑体" w:hAnsi="黑体" w:cs="黑体"/>
          <w:sz w:val="24"/>
          <w:szCs w:val="28"/>
        </w:rPr>
        <w:fldChar w:fldCharType="separate"/>
      </w:r>
      <w:r>
        <w:rPr>
          <w:rStyle w:val="19"/>
          <w:rFonts w:hint="eastAsia" w:ascii="黑体" w:hAnsi="黑体" w:cs="黑体"/>
          <w:sz w:val="28"/>
          <w:szCs w:val="28"/>
        </w:rPr>
        <w:t>参考文献</w:t>
      </w:r>
      <w:r>
        <w:rPr>
          <w:rStyle w:val="19"/>
          <w:rFonts w:hint="eastAsia" w:ascii="黑体" w:hAnsi="黑体" w:cs="黑体"/>
          <w:sz w:val="28"/>
          <w:szCs w:val="28"/>
        </w:rPr>
        <w:tab/>
      </w:r>
      <w:r>
        <w:rPr>
          <w:rStyle w:val="19"/>
          <w:rFonts w:hint="eastAsia" w:ascii="黑体" w:hAnsi="黑体" w:cs="黑体"/>
          <w:sz w:val="28"/>
          <w:szCs w:val="28"/>
        </w:rPr>
        <w:t>2</w:t>
      </w:r>
      <w:r>
        <w:rPr>
          <w:rStyle w:val="19"/>
          <w:rFonts w:hint="eastAsia" w:ascii="黑体" w:hAnsi="黑体" w:cs="黑体"/>
          <w:sz w:val="28"/>
          <w:szCs w:val="28"/>
        </w:rPr>
        <w:fldChar w:fldCharType="end"/>
      </w:r>
      <w:r>
        <w:rPr>
          <w:rStyle w:val="19"/>
          <w:rFonts w:hint="eastAsia" w:ascii="黑体" w:hAnsi="黑体" w:cs="黑体"/>
          <w:sz w:val="28"/>
          <w:szCs w:val="28"/>
        </w:rPr>
        <w:t>1</w:t>
      </w:r>
    </w:p>
    <w:p w14:paraId="1057D3C7">
      <w:pPr>
        <w:pStyle w:val="11"/>
        <w:tabs>
          <w:tab w:val="right" w:leader="dot" w:pos="8302"/>
        </w:tabs>
        <w:rPr>
          <w:rStyle w:val="19"/>
          <w:rFonts w:hint="eastAsia" w:ascii="黑体" w:hAnsi="黑体" w:cs="黑体"/>
          <w:sz w:val="28"/>
          <w:szCs w:val="28"/>
        </w:rPr>
      </w:pPr>
      <w:r>
        <w:rPr>
          <w:rFonts w:hint="eastAsia" w:ascii="黑体" w:hAnsi="黑体" w:cs="黑体"/>
          <w:szCs w:val="28"/>
        </w:rPr>
        <w:fldChar w:fldCharType="begin"/>
      </w:r>
      <w:r>
        <w:rPr>
          <w:rFonts w:hint="eastAsia" w:ascii="黑体" w:hAnsi="黑体" w:cs="黑体"/>
          <w:sz w:val="28"/>
          <w:szCs w:val="28"/>
        </w:rPr>
        <w:instrText xml:space="preserve"> HYPERLINK \l "_Toc179230015" </w:instrText>
      </w:r>
      <w:r>
        <w:rPr>
          <w:rStyle w:val="17"/>
          <w:rFonts w:hint="eastAsia" w:ascii="黑体" w:hAnsi="黑体" w:cs="黑体"/>
          <w:sz w:val="24"/>
          <w:szCs w:val="28"/>
        </w:rPr>
        <w:fldChar w:fldCharType="separate"/>
      </w:r>
      <w:r>
        <w:rPr>
          <w:rStyle w:val="19"/>
          <w:rFonts w:hint="eastAsia" w:ascii="黑体" w:hAnsi="黑体" w:cs="黑体"/>
          <w:sz w:val="28"/>
          <w:szCs w:val="28"/>
        </w:rPr>
        <w:t>附录</w:t>
      </w:r>
      <w:r>
        <w:rPr>
          <w:rStyle w:val="19"/>
          <w:rFonts w:hint="eastAsia" w:ascii="黑体" w:hAnsi="黑体" w:cs="黑体"/>
          <w:sz w:val="28"/>
          <w:szCs w:val="28"/>
        </w:rPr>
        <w:tab/>
      </w:r>
      <w:r>
        <w:rPr>
          <w:rStyle w:val="19"/>
          <w:rFonts w:hint="eastAsia" w:ascii="黑体" w:hAnsi="黑体" w:cs="黑体"/>
          <w:sz w:val="28"/>
          <w:szCs w:val="28"/>
        </w:rPr>
        <w:t>2</w:t>
      </w:r>
      <w:r>
        <w:rPr>
          <w:rStyle w:val="19"/>
          <w:rFonts w:hint="eastAsia" w:ascii="黑体" w:hAnsi="黑体" w:cs="黑体"/>
          <w:sz w:val="28"/>
          <w:szCs w:val="28"/>
        </w:rPr>
        <w:fldChar w:fldCharType="end"/>
      </w:r>
      <w:r>
        <w:rPr>
          <w:rStyle w:val="19"/>
          <w:rFonts w:hint="eastAsia" w:ascii="黑体" w:hAnsi="黑体" w:cs="黑体"/>
          <w:sz w:val="28"/>
          <w:szCs w:val="28"/>
        </w:rPr>
        <w:t>3</w:t>
      </w:r>
    </w:p>
    <w:p w14:paraId="51AAC582">
      <w:pPr>
        <w:pStyle w:val="11"/>
        <w:tabs>
          <w:tab w:val="right" w:leader="dot" w:pos="8302"/>
        </w:tabs>
        <w:rPr>
          <w:rStyle w:val="19"/>
          <w:rFonts w:hint="eastAsia" w:ascii="黑体" w:hAnsi="黑体" w:cs="黑体"/>
          <w:sz w:val="28"/>
          <w:szCs w:val="28"/>
        </w:rPr>
      </w:pPr>
      <w:r>
        <w:rPr>
          <w:rFonts w:hint="eastAsia" w:ascii="黑体" w:hAnsi="黑体" w:cs="黑体"/>
          <w:szCs w:val="28"/>
        </w:rPr>
        <w:fldChar w:fldCharType="begin"/>
      </w:r>
      <w:r>
        <w:rPr>
          <w:rFonts w:hint="eastAsia" w:ascii="黑体" w:hAnsi="黑体" w:cs="黑体"/>
          <w:sz w:val="28"/>
          <w:szCs w:val="28"/>
        </w:rPr>
        <w:instrText xml:space="preserve"> HYPERLINK \l "_Toc179230016" </w:instrText>
      </w:r>
      <w:r>
        <w:rPr>
          <w:rStyle w:val="17"/>
          <w:rFonts w:hint="eastAsia" w:ascii="黑体" w:hAnsi="黑体" w:cs="黑体"/>
          <w:sz w:val="24"/>
          <w:szCs w:val="28"/>
        </w:rPr>
        <w:fldChar w:fldCharType="separate"/>
      </w:r>
      <w:r>
        <w:rPr>
          <w:rStyle w:val="19"/>
          <w:rFonts w:hint="eastAsia" w:ascii="黑体" w:hAnsi="黑体" w:cs="黑体"/>
          <w:sz w:val="28"/>
          <w:szCs w:val="28"/>
        </w:rPr>
        <w:t>后记</w:t>
      </w:r>
      <w:r>
        <w:rPr>
          <w:rStyle w:val="19"/>
          <w:rFonts w:hint="eastAsia" w:ascii="黑体" w:hAnsi="黑体" w:cs="黑体"/>
          <w:sz w:val="28"/>
          <w:szCs w:val="28"/>
        </w:rPr>
        <w:tab/>
      </w:r>
      <w:r>
        <w:rPr>
          <w:rStyle w:val="19"/>
          <w:rFonts w:hint="eastAsia" w:ascii="黑体" w:hAnsi="黑体" w:cs="黑体"/>
          <w:sz w:val="28"/>
          <w:szCs w:val="28"/>
        </w:rPr>
        <w:t>2</w:t>
      </w:r>
      <w:r>
        <w:rPr>
          <w:rStyle w:val="19"/>
          <w:rFonts w:hint="eastAsia" w:ascii="黑体" w:hAnsi="黑体" w:cs="黑体"/>
          <w:sz w:val="28"/>
          <w:szCs w:val="28"/>
        </w:rPr>
        <w:fldChar w:fldCharType="end"/>
      </w:r>
      <w:r>
        <w:rPr>
          <w:rStyle w:val="19"/>
          <w:rFonts w:hint="eastAsia" w:ascii="黑体" w:hAnsi="黑体" w:cs="黑体"/>
          <w:sz w:val="28"/>
          <w:szCs w:val="28"/>
        </w:rPr>
        <w:t>4</w:t>
      </w:r>
    </w:p>
    <w:p w14:paraId="50A181ED">
      <w:pPr>
        <w:pStyle w:val="11"/>
        <w:tabs>
          <w:tab w:val="right" w:leader="dot" w:pos="8302"/>
        </w:tabs>
        <w:rPr>
          <w:rStyle w:val="19"/>
          <w:rFonts w:hint="eastAsia" w:ascii="黑体" w:hAnsi="黑体" w:cs="黑体"/>
          <w:sz w:val="24"/>
        </w:rPr>
      </w:pPr>
      <w:r>
        <w:rPr>
          <w:rFonts w:hint="eastAsia" w:ascii="黑体" w:hAnsi="黑体" w:cs="黑体"/>
          <w:szCs w:val="28"/>
        </w:rPr>
        <w:fldChar w:fldCharType="begin"/>
      </w:r>
      <w:r>
        <w:rPr>
          <w:rFonts w:hint="eastAsia" w:ascii="黑体" w:hAnsi="黑体" w:cs="黑体"/>
          <w:sz w:val="28"/>
          <w:szCs w:val="28"/>
        </w:rPr>
        <w:instrText xml:space="preserve"> HYPERLINK \l "_Toc179230017" </w:instrText>
      </w:r>
      <w:r>
        <w:rPr>
          <w:rStyle w:val="17"/>
          <w:rFonts w:hint="eastAsia" w:ascii="黑体" w:hAnsi="黑体" w:cs="黑体"/>
          <w:sz w:val="24"/>
          <w:szCs w:val="28"/>
        </w:rPr>
        <w:fldChar w:fldCharType="separate"/>
      </w:r>
      <w:r>
        <w:rPr>
          <w:rStyle w:val="19"/>
          <w:rFonts w:hint="eastAsia" w:ascii="黑体" w:hAnsi="黑体" w:cs="黑体"/>
          <w:sz w:val="28"/>
          <w:szCs w:val="28"/>
        </w:rPr>
        <w:t>论文独创性及授权声明</w:t>
      </w:r>
      <w:r>
        <w:rPr>
          <w:rStyle w:val="19"/>
          <w:rFonts w:hint="eastAsia" w:ascii="黑体" w:hAnsi="黑体" w:cs="黑体"/>
          <w:sz w:val="28"/>
          <w:szCs w:val="28"/>
        </w:rPr>
        <w:tab/>
      </w:r>
      <w:r>
        <w:rPr>
          <w:rStyle w:val="19"/>
          <w:rFonts w:hint="eastAsia" w:ascii="黑体" w:hAnsi="黑体" w:cs="黑体"/>
          <w:sz w:val="28"/>
          <w:szCs w:val="28"/>
        </w:rPr>
        <w:t>2</w:t>
      </w:r>
      <w:r>
        <w:rPr>
          <w:rStyle w:val="19"/>
          <w:rFonts w:hint="eastAsia" w:ascii="黑体" w:hAnsi="黑体" w:cs="黑体"/>
          <w:sz w:val="28"/>
          <w:szCs w:val="28"/>
        </w:rPr>
        <w:fldChar w:fldCharType="end"/>
      </w:r>
      <w:r>
        <w:rPr>
          <w:rStyle w:val="19"/>
          <w:rFonts w:hint="eastAsia" w:ascii="黑体" w:hAnsi="黑体" w:cs="黑体"/>
          <w:sz w:val="24"/>
        </w:rPr>
        <w:t>5</w:t>
      </w:r>
    </w:p>
    <w:p w14:paraId="3FA8C191">
      <w:pPr>
        <w:ind w:firstLine="0" w:firstLineChars="0"/>
        <w:rPr>
          <w:bCs/>
          <w:szCs w:val="36"/>
        </w:rPr>
        <w:sectPr>
          <w:pgSz w:w="11906" w:h="16838"/>
          <w:pgMar w:top="1440" w:right="1800" w:bottom="1440" w:left="1800" w:header="851" w:footer="992" w:gutter="0"/>
          <w:cols w:space="425" w:num="1"/>
          <w:docGrid w:type="lines" w:linePitch="312" w:charSpace="0"/>
        </w:sectPr>
      </w:pPr>
      <w:r>
        <w:rPr>
          <w:rFonts w:hint="eastAsia" w:ascii="黑体" w:hAnsi="黑体" w:eastAsia="黑体" w:cs="黑体"/>
          <w:bCs/>
        </w:rPr>
        <w:fldChar w:fldCharType="end"/>
      </w:r>
    </w:p>
    <w:p w14:paraId="7EE84AC1">
      <w:pPr>
        <w:pStyle w:val="2"/>
        <w:rPr>
          <w:rFonts w:hint="eastAsia" w:ascii="Times New Roman" w:hAnsi="Times New Roman"/>
        </w:rPr>
      </w:pPr>
      <w:bookmarkStart w:id="1" w:name="_Toc179230004"/>
      <w:r>
        <w:rPr>
          <w:rFonts w:hint="eastAsia" w:ascii="Times New Roman" w:hAnsi="Times New Roman"/>
        </w:rPr>
        <w:t>1.引</w:t>
      </w:r>
      <w:commentRangeStart w:id="13"/>
      <w:r>
        <w:rPr>
          <w:rFonts w:hint="eastAsia" w:ascii="Times New Roman" w:hAnsi="Times New Roman"/>
        </w:rPr>
        <w:t>言</w:t>
      </w:r>
      <w:commentRangeEnd w:id="13"/>
      <w:r>
        <w:rPr>
          <w:rFonts w:hint="eastAsia" w:ascii="Times New Roman" w:hAnsi="Times New Roman"/>
        </w:rPr>
        <w:commentReference w:id="13"/>
      </w:r>
      <w:bookmarkEnd w:id="1"/>
    </w:p>
    <w:p w14:paraId="57A29576">
      <w:pPr>
        <w:pStyle w:val="3"/>
        <w:spacing w:line="360" w:lineRule="auto"/>
        <w:ind w:firstLine="600"/>
        <w:rPr>
          <w:rFonts w:hint="eastAsia" w:ascii="Times New Roman" w:hAnsi="Times New Roman"/>
          <w:rPrChange w:id="4" w:author="陶馨瑶" w:date="2025-05-04T15:06:57Z">
            <w:rPr>
              <w:rFonts w:hint="eastAsia"/>
            </w:rPr>
          </w:rPrChange>
        </w:rPr>
      </w:pPr>
      <w:r>
        <w:rPr>
          <w:rFonts w:hint="eastAsia" w:ascii="Times New Roman" w:hAnsi="Times New Roman"/>
        </w:rPr>
        <w:t>1.1选题背景和意</w:t>
      </w:r>
      <w:r>
        <w:rPr>
          <w:rFonts w:hint="eastAsia" w:ascii="Times New Roman" w:hAnsi="Times New Roman"/>
        </w:rPr>
        <w:commentReference w:id="14"/>
      </w:r>
      <w:r>
        <w:rPr>
          <w:rFonts w:hint="eastAsia" w:ascii="Times New Roman" w:hAnsi="Times New Roman"/>
        </w:rPr>
        <w:t>义</w:t>
      </w:r>
    </w:p>
    <w:p w14:paraId="3A30D48D">
      <w:pPr>
        <w:ind w:firstLine="480"/>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15"/>
      </w:r>
    </w:p>
    <w:p w14:paraId="6B0ED0C1">
      <w:pPr>
        <w:ind w:firstLine="480"/>
      </w:pPr>
      <w:r>
        <w:rPr>
          <w:rFonts w:hint="eastAsia"/>
        </w:rPr>
        <w:t>交通工具随着时代的发展不断推陈出新，中国古诗词中，岑参的“雪上空留马行处”留下马的足迹，李白的“孤帆远影碧空尽”绘出船的孤影。随着近现代技术的进步，火车也由刚出现时的蒸汽机车逐步发展为高速列车。十三五末我国高铁营业里程达3.79万公里，稳居世界第一，占铁路营业里程的比重由“十三五”末的16.4%迅速提高至“十四五”末的25.9%，客运量占比更达到铁路客运量的七成以上</w:t>
      </w:r>
      <w:r>
        <w:rPr>
          <w:rStyle w:val="21"/>
          <w:rFonts w:hint="eastAsia"/>
        </w:rPr>
        <w:footnoteReference w:id="0"/>
      </w:r>
      <w:r>
        <w:commentReference w:id="16"/>
      </w:r>
      <w:r>
        <w:rPr>
          <w:rFonts w:hint="eastAsia"/>
        </w:rPr>
        <w:t xml:space="preserve">，在陆路旅客运输中起到了越来越不可替代的重要作用。2016年发改委首次提出形成“八纵八横”高速铁路网，为中长期高铁建设擘画了蓝图。但同时注意到，高铁建设不仅要耗费大量人力物力财力，还可能产生环境污染问题，高铁建设是否利大于弊？我国当前及未来大力建设高铁需要更多理论支撑。 </w:t>
      </w:r>
    </w:p>
    <w:p w14:paraId="48D73FBB">
      <w:pPr>
        <w:pStyle w:val="3"/>
        <w:spacing w:line="360" w:lineRule="auto"/>
        <w:ind w:firstLine="600"/>
        <w:rPr>
          <w:rFonts w:hint="eastAsia" w:ascii="Times New Roman" w:hAnsi="Times New Roman"/>
        </w:rPr>
      </w:pPr>
      <w:r>
        <w:rPr>
          <w:rFonts w:hint="eastAsia" w:ascii="Times New Roman" w:hAnsi="Times New Roman"/>
        </w:rPr>
        <w:t>1.2文献综述</w:t>
      </w:r>
    </w:p>
    <w:p w14:paraId="5ABC411E">
      <w:pPr>
        <w:pStyle w:val="4"/>
        <w:rPr>
          <w:rFonts w:hint="eastAsia" w:ascii="Times New Roman" w:hAnsi="Times New Roman"/>
        </w:rPr>
      </w:pPr>
      <w:r>
        <w:rPr>
          <w:rFonts w:hint="eastAsia" w:ascii="Times New Roman" w:hAnsi="Times New Roman"/>
        </w:rPr>
        <w:t>1.2.1交通基础设施建设对经济发展的影</w:t>
      </w:r>
      <w:r>
        <w:rPr>
          <w:rFonts w:ascii="Times New Roman" w:hAnsi="Times New Roman"/>
        </w:rPr>
        <w:commentReference w:id="17"/>
      </w:r>
      <w:r>
        <w:rPr>
          <w:rFonts w:hint="eastAsia" w:ascii="Times New Roman" w:hAnsi="Times New Roman"/>
        </w:rPr>
        <w:t>响</w:t>
      </w:r>
    </w:p>
    <w:p w14:paraId="6C264C4F">
      <w:pPr>
        <w:ind w:firstLine="480"/>
      </w:pPr>
      <w:r>
        <w:rPr>
          <w:rFonts w:hint="eastAsia"/>
        </w:rPr>
        <w:t>外文文献中各学者对于交通基础设施建设的经济效益有不同看法，但总体上仍是利大于弊。世界银行发布的《世界发展报告》中提及，基础设施数量和质量的提高对于生产的现代化和多样化、帮助各国在国际上竞争以及适应快速城市化都至关重要（World Bank，1994）。Chandra and Thompson</w:t>
      </w:r>
      <w:r>
        <w:rPr>
          <w:rFonts w:hint="eastAsia"/>
          <w:b/>
          <w:bCs/>
        </w:rPr>
        <w:t>（2000）</w:t>
      </w:r>
      <w:r>
        <w:rPr>
          <w:b/>
          <w:bCs/>
        </w:rPr>
        <w:commentReference w:id="18"/>
      </w:r>
      <w:r>
        <w:rPr>
          <w:rFonts w:hint="eastAsia" w:ascii="Times New Roman" w:hAnsi="Times New Roman" w:cs="宋体"/>
          <w:b/>
          <w:bCs/>
        </w:rPr>
        <w:t>发</w:t>
      </w:r>
      <w:r>
        <w:rPr>
          <w:rFonts w:hint="eastAsia" w:ascii="Times New Roman" w:hAnsi="Times New Roman" w:cs="宋体"/>
        </w:rPr>
        <w:t>现</w:t>
      </w:r>
      <w:r>
        <w:rPr>
          <w:rFonts w:hint="eastAsia"/>
        </w:rPr>
        <w:t>美国州际高速公路影响了区域内经济活动的空间分配——高速公路的通车促进了公路经过地区的经济增长，但邻近地区的贸易和政府收入有所减少。正文文字正文文字正文文字正文文字正文文字正文文字正文文字正文文字正文文字正文文字正文文字正文文字正文文字正文文字正文文字正文文字正文文字正文文字正文文字正文文字正文文。Mayer and Trevien（2017）研究表明巴黎区域快速铁路（RER）</w:t>
      </w:r>
      <w:r>
        <w:commentReference w:id="19"/>
      </w:r>
      <w:r>
        <w:rPr>
          <w:rFonts w:hint="eastAsia"/>
        </w:rPr>
        <w:t>的建设拉动了沿线地区的就业。不过Gonzalez-Navarro and Turner（2018）针对世界上最大的632个城市的研究表明，地铁对城市人口增长在经济上的影响不显著。</w:t>
      </w:r>
    </w:p>
    <w:p w14:paraId="7181F407">
      <w:pPr>
        <w:pStyle w:val="3"/>
        <w:spacing w:line="360" w:lineRule="auto"/>
        <w:ind w:firstLine="600"/>
        <w:rPr>
          <w:rFonts w:hint="eastAsia" w:ascii="Times New Roman" w:hAnsi="Times New Roman"/>
        </w:rPr>
      </w:pPr>
      <w:bookmarkStart w:id="2" w:name="_Toc97316221"/>
      <w:r>
        <w:rPr>
          <w:rFonts w:ascii="Times New Roman" w:hAnsi="Times New Roman"/>
        </w:rPr>
        <w:t>1.3选题研究方法</w:t>
      </w:r>
      <w:bookmarkEnd w:id="2"/>
    </w:p>
    <w:p w14:paraId="238E4A45">
      <w:pPr>
        <w:pStyle w:val="4"/>
        <w:rPr>
          <w:rFonts w:hint="eastAsia" w:ascii="Times New Roman" w:hAnsi="Times New Roman"/>
        </w:rPr>
      </w:pPr>
      <w:bookmarkStart w:id="3" w:name="_Toc97316222"/>
      <w:r>
        <w:rPr>
          <w:rFonts w:ascii="Times New Roman" w:hAnsi="Times New Roman"/>
        </w:rPr>
        <w:t>1.3.1文献研究法</w:t>
      </w:r>
      <w:bookmarkEnd w:id="3"/>
    </w:p>
    <w:p w14:paraId="3A53C8F0">
      <w:pPr>
        <w:ind w:firstLine="480"/>
      </w:pPr>
      <w:r>
        <w:t>与高铁、经济发展有关的话题是学者们近年研究的热点。通过阅读大量中外文</w:t>
      </w:r>
      <w:r>
        <w:rPr>
          <w:rFonts w:hint="eastAsia"/>
        </w:rPr>
        <w:t>文</w:t>
      </w:r>
      <w:r>
        <w:t>献，了解</w:t>
      </w:r>
      <w:r>
        <w:rPr>
          <w:rFonts w:hint="eastAsia"/>
        </w:rPr>
        <w:t>关于</w:t>
      </w:r>
      <w:r>
        <w:t>此类问题的研究现状以及常用的研究方法</w:t>
      </w:r>
      <w:r>
        <w:rPr>
          <w:rFonts w:hint="eastAsia"/>
        </w:rPr>
        <w:t>等</w:t>
      </w:r>
      <w:r>
        <w:t>，并发掘出具有一定创新性的</w:t>
      </w:r>
      <w:r>
        <w:rPr>
          <w:rFonts w:hint="eastAsia"/>
        </w:rPr>
        <w:t>研究角度</w:t>
      </w:r>
      <w:r>
        <w:t>，</w:t>
      </w:r>
      <w:r>
        <w:rPr>
          <w:rFonts w:hint="eastAsia"/>
        </w:rPr>
        <w:t>最终</w:t>
      </w:r>
      <w:r>
        <w:t>确定了本文的具体研究方向。</w:t>
      </w:r>
    </w:p>
    <w:p w14:paraId="3D5E14BC">
      <w:pPr>
        <w:pStyle w:val="4"/>
        <w:rPr>
          <w:rFonts w:hint="eastAsia" w:ascii="Times New Roman" w:hAnsi="Times New Roman"/>
        </w:rPr>
      </w:pPr>
      <w:bookmarkStart w:id="4" w:name="_Toc97316223"/>
      <w:r>
        <w:rPr>
          <w:rFonts w:ascii="Times New Roman" w:hAnsi="Times New Roman"/>
        </w:rPr>
        <w:t>1.3.2实证研究与规范研究相结合</w:t>
      </w:r>
      <w:bookmarkEnd w:id="4"/>
    </w:p>
    <w:p w14:paraId="3F7E7227">
      <w:pPr>
        <w:ind w:firstLine="480"/>
      </w:pPr>
      <w:r>
        <w:t>本文将在数据分析部分采用实证研究的方法，根据提出的假设，收集相关数据并加以检验，最终得出高铁建设与经济高质量发展间的相关关系，属于实证研究的范畴；在结论和建议部分，本文将对实证研究的结果加以判断并进行讨论，基于此提出政策方面的措施建议，属于规范研究的范畴。</w:t>
      </w:r>
    </w:p>
    <w:p w14:paraId="1865AFD2">
      <w:pPr>
        <w:ind w:firstLine="480"/>
        <w:rPr>
          <w:rFonts w:eastAsiaTheme="minorEastAsia"/>
        </w:rPr>
      </w:pPr>
      <w:r>
        <w:rPr>
          <w:rFonts w:hint="eastAsia"/>
        </w:rPr>
        <w:t>………………………………</w:t>
      </w:r>
    </w:p>
    <w:p w14:paraId="2E6F9623">
      <w:pPr>
        <w:ind w:firstLine="480"/>
      </w:pPr>
    </w:p>
    <w:p w14:paraId="3A63A3E5">
      <w:pPr>
        <w:ind w:firstLine="480"/>
        <w:sectPr>
          <w:footerReference r:id="rId8" w:type="default"/>
          <w:footerReference r:id="rId9" w:type="even"/>
          <w:footnotePr>
            <w:numRestart w:val="eachPage"/>
          </w:footnotePr>
          <w:pgSz w:w="11906" w:h="16838"/>
          <w:pgMar w:top="1440" w:right="1797" w:bottom="1440" w:left="1797" w:header="850" w:footer="992" w:gutter="0"/>
          <w:pgNumType w:start="1"/>
          <w:cols w:space="720" w:num="1"/>
          <w:docGrid w:type="lines" w:linePitch="322" w:charSpace="0"/>
        </w:sectPr>
      </w:pPr>
    </w:p>
    <w:p w14:paraId="53DF0DE5">
      <w:pPr>
        <w:pStyle w:val="2"/>
        <w:rPr>
          <w:rFonts w:hint="eastAsia" w:ascii="Times New Roman" w:hAnsi="Times New Roman"/>
        </w:rPr>
      </w:pPr>
      <w:r>
        <w:rPr>
          <w:rFonts w:hint="eastAsia" w:ascii="Times New Roman" w:hAnsi="Times New Roman"/>
        </w:rPr>
        <w:t>2.理论基础与研究假设</w:t>
      </w:r>
    </w:p>
    <w:p w14:paraId="3C397D36">
      <w:pPr>
        <w:pStyle w:val="3"/>
        <w:spacing w:line="360" w:lineRule="auto"/>
        <w:ind w:firstLine="600"/>
        <w:rPr>
          <w:rFonts w:hint="eastAsia" w:ascii="Times New Roman" w:hAnsi="Times New Roman"/>
        </w:rPr>
      </w:pPr>
      <w:r>
        <w:rPr>
          <w:rFonts w:hint="eastAsia" w:ascii="Times New Roman" w:hAnsi="Times New Roman"/>
        </w:rPr>
        <w:t>2.1理论基础</w:t>
      </w:r>
    </w:p>
    <w:p w14:paraId="263B81A9">
      <w:pPr>
        <w:pStyle w:val="4"/>
        <w:rPr>
          <w:rFonts w:hint="eastAsia"/>
        </w:rPr>
      </w:pPr>
      <w:r>
        <w:rPr>
          <w:rFonts w:hint="eastAsia" w:ascii="Times New Roman" w:hAnsi="Times New Roman"/>
        </w:rPr>
        <w:t>2.1.1经济增长理论</w:t>
      </w:r>
    </w:p>
    <w:p w14:paraId="584B6F38">
      <w:pPr>
        <w:ind w:firstLine="480"/>
      </w:pPr>
      <w:r>
        <w:rPr>
          <w:rFonts w:hint="eastAsia"/>
        </w:rPr>
        <w:t>许多古代学者就已经开始关心财富的增长问题，但经济增长理论框架到古典经济学才开始形成（杨依山，2008），如亚当斯密的《国富论》研究了国民财富增长的原因。在20世纪经济大萧条和两次世界大战的背景下，凯恩斯的《就业、利息和货币通论》</w:t>
      </w:r>
      <w:r>
        <w:commentReference w:id="20"/>
      </w:r>
      <w:r>
        <w:rPr>
          <w:rFonts w:hint="eastAsia"/>
        </w:rPr>
        <w:t>主张政府干预经济以实现经济恢复，标志着宏观经济学的诞生。在此基础上，哈罗德和多马建立数学模型对经济增长进行研究，自此，经济增长的相关研究开始理论化、系统化。</w:t>
      </w:r>
    </w:p>
    <w:p w14:paraId="24EF9D36">
      <w:pPr>
        <w:ind w:firstLine="480"/>
      </w:pPr>
      <w:r>
        <w:rPr>
          <w:rFonts w:hint="eastAsia"/>
        </w:rPr>
        <w:t>………………</w:t>
      </w:r>
    </w:p>
    <w:p w14:paraId="1CEDED6D">
      <w:pPr>
        <w:pStyle w:val="6"/>
        <w:spacing w:before="161" w:after="161"/>
        <w:rPr>
          <w:rFonts w:hint="eastAsia" w:ascii="宋体" w:hAnsi="宋体" w:eastAsia="宋体" w:cs="宋体"/>
        </w:rPr>
      </w:pPr>
      <w:r>
        <w:rPr>
          <w:rFonts w:hint="eastAsia" w:ascii="宋体" w:hAnsi="宋体" w:eastAsia="宋体" w:cs="宋体"/>
          <w:b/>
          <w:bCs w:val="0"/>
          <w:sz w:val="21"/>
          <w:szCs w:val="21"/>
        </w:rPr>
        <w:t>表1 经济高质量发展评价指标体系</w:t>
      </w:r>
      <w:r>
        <w:rPr>
          <w:rFonts w:hint="eastAsia" w:ascii="宋体" w:hAnsi="宋体" w:eastAsia="宋体" w:cs="宋体"/>
        </w:rPr>
        <w:commentReference w:id="21"/>
      </w:r>
    </w:p>
    <w:tbl>
      <w:tblPr>
        <w:tblStyle w:val="15"/>
        <w:tblW w:w="5000" w:type="pct"/>
        <w:tblInd w:w="0" w:type="dxa"/>
        <w:tblLayout w:type="autofit"/>
        <w:tblCellMar>
          <w:top w:w="0" w:type="dxa"/>
          <w:left w:w="108" w:type="dxa"/>
          <w:bottom w:w="0" w:type="dxa"/>
          <w:right w:w="108" w:type="dxa"/>
        </w:tblCellMar>
      </w:tblPr>
      <w:tblGrid>
        <w:gridCol w:w="1242"/>
        <w:gridCol w:w="1278"/>
        <w:gridCol w:w="3829"/>
        <w:gridCol w:w="1421"/>
        <w:gridCol w:w="758"/>
      </w:tblGrid>
      <w:tr w14:paraId="64AE569E">
        <w:tblPrEx>
          <w:tblCellMar>
            <w:top w:w="0" w:type="dxa"/>
            <w:left w:w="108" w:type="dxa"/>
            <w:bottom w:w="0" w:type="dxa"/>
            <w:right w:w="108" w:type="dxa"/>
          </w:tblCellMar>
        </w:tblPrEx>
        <w:trPr>
          <w:trHeight w:val="290" w:hRule="atLeast"/>
        </w:trPr>
        <w:tc>
          <w:tcPr>
            <w:tcW w:w="728" w:type="pct"/>
            <w:tcBorders>
              <w:top w:val="single" w:color="auto" w:sz="8" w:space="0"/>
              <w:left w:val="single" w:color="FFFFFF" w:sz="8" w:space="0"/>
              <w:bottom w:val="single" w:color="auto" w:sz="4" w:space="0"/>
              <w:right w:val="nil"/>
            </w:tcBorders>
            <w:shd w:val="clear" w:color="auto" w:fill="D8D8D8" w:themeFill="background1" w:themeFillShade="D9"/>
            <w:vAlign w:val="center"/>
          </w:tcPr>
          <w:p w14:paraId="71AFB268">
            <w:pPr>
              <w:ind w:firstLine="0" w:firstLineChars="0"/>
              <w:jc w:val="center"/>
              <w:rPr>
                <w:b/>
                <w:bCs/>
                <w:sz w:val="21"/>
                <w:szCs w:val="21"/>
              </w:rPr>
            </w:pPr>
            <w:r>
              <w:rPr>
                <w:b/>
                <w:bCs/>
                <w:sz w:val="21"/>
                <w:szCs w:val="21"/>
              </w:rPr>
              <w:t>一级指标</w:t>
            </w:r>
          </w:p>
        </w:tc>
        <w:tc>
          <w:tcPr>
            <w:tcW w:w="749" w:type="pct"/>
            <w:tcBorders>
              <w:top w:val="single" w:color="auto" w:sz="8" w:space="0"/>
              <w:left w:val="nil"/>
              <w:bottom w:val="single" w:color="auto" w:sz="4" w:space="0"/>
              <w:right w:val="nil"/>
            </w:tcBorders>
            <w:shd w:val="clear" w:color="auto" w:fill="D8D8D8" w:themeFill="background1" w:themeFillShade="D9"/>
            <w:vAlign w:val="center"/>
          </w:tcPr>
          <w:p w14:paraId="04CA981A">
            <w:pPr>
              <w:ind w:firstLine="0" w:firstLineChars="0"/>
              <w:jc w:val="center"/>
              <w:rPr>
                <w:b/>
                <w:bCs/>
                <w:sz w:val="21"/>
                <w:szCs w:val="21"/>
              </w:rPr>
            </w:pPr>
            <w:r>
              <w:rPr>
                <w:b/>
                <w:bCs/>
                <w:sz w:val="21"/>
                <w:szCs w:val="21"/>
              </w:rPr>
              <w:t>二级指标</w:t>
            </w:r>
          </w:p>
        </w:tc>
        <w:tc>
          <w:tcPr>
            <w:tcW w:w="2244" w:type="pct"/>
            <w:tcBorders>
              <w:top w:val="single" w:color="auto" w:sz="8" w:space="0"/>
              <w:left w:val="nil"/>
              <w:bottom w:val="single" w:color="auto" w:sz="4" w:space="0"/>
              <w:right w:val="nil"/>
            </w:tcBorders>
            <w:shd w:val="clear" w:color="auto" w:fill="D8D8D8" w:themeFill="background1" w:themeFillShade="D9"/>
            <w:vAlign w:val="center"/>
          </w:tcPr>
          <w:p w14:paraId="2C77828C">
            <w:pPr>
              <w:ind w:firstLine="0" w:firstLineChars="0"/>
              <w:jc w:val="center"/>
              <w:rPr>
                <w:b/>
                <w:bCs/>
                <w:sz w:val="21"/>
                <w:szCs w:val="21"/>
              </w:rPr>
            </w:pPr>
            <w:r>
              <w:rPr>
                <w:b/>
                <w:bCs/>
                <w:sz w:val="21"/>
                <w:szCs w:val="21"/>
              </w:rPr>
              <w:t>衡量方法</w:t>
            </w:r>
          </w:p>
        </w:tc>
        <w:tc>
          <w:tcPr>
            <w:tcW w:w="833" w:type="pct"/>
            <w:tcBorders>
              <w:top w:val="single" w:color="auto" w:sz="8" w:space="0"/>
              <w:left w:val="nil"/>
              <w:bottom w:val="single" w:color="auto" w:sz="4" w:space="0"/>
              <w:right w:val="nil"/>
            </w:tcBorders>
            <w:shd w:val="clear" w:color="auto" w:fill="D8D8D8" w:themeFill="background1" w:themeFillShade="D9"/>
            <w:vAlign w:val="center"/>
          </w:tcPr>
          <w:p w14:paraId="0DEB837D">
            <w:pPr>
              <w:ind w:firstLine="0" w:firstLineChars="0"/>
              <w:jc w:val="center"/>
              <w:rPr>
                <w:b/>
                <w:bCs/>
                <w:sz w:val="21"/>
                <w:szCs w:val="21"/>
              </w:rPr>
            </w:pPr>
            <w:r>
              <w:rPr>
                <w:b/>
                <w:bCs/>
                <w:sz w:val="21"/>
                <w:szCs w:val="21"/>
              </w:rPr>
              <w:t>单位</w:t>
            </w:r>
          </w:p>
        </w:tc>
        <w:tc>
          <w:tcPr>
            <w:tcW w:w="444" w:type="pct"/>
            <w:tcBorders>
              <w:top w:val="single" w:color="auto" w:sz="8" w:space="0"/>
              <w:left w:val="nil"/>
              <w:bottom w:val="single" w:color="auto" w:sz="4" w:space="0"/>
              <w:right w:val="nil"/>
            </w:tcBorders>
            <w:shd w:val="clear" w:color="auto" w:fill="D8D8D8" w:themeFill="background1" w:themeFillShade="D9"/>
            <w:vAlign w:val="center"/>
          </w:tcPr>
          <w:p w14:paraId="7E38E73B">
            <w:pPr>
              <w:ind w:firstLine="0" w:firstLineChars="0"/>
              <w:jc w:val="center"/>
              <w:rPr>
                <w:b/>
                <w:bCs/>
                <w:sz w:val="21"/>
                <w:szCs w:val="21"/>
              </w:rPr>
            </w:pPr>
            <w:r>
              <w:rPr>
                <w:b/>
                <w:bCs/>
                <w:sz w:val="21"/>
                <w:szCs w:val="21"/>
              </w:rPr>
              <w:t>标识</w:t>
            </w:r>
          </w:p>
        </w:tc>
      </w:tr>
      <w:tr w14:paraId="3C8844D3">
        <w:tblPrEx>
          <w:tblCellMar>
            <w:top w:w="0" w:type="dxa"/>
            <w:left w:w="108" w:type="dxa"/>
            <w:bottom w:w="0" w:type="dxa"/>
            <w:right w:w="108" w:type="dxa"/>
          </w:tblCellMar>
        </w:tblPrEx>
        <w:trPr>
          <w:trHeight w:val="280" w:hRule="atLeast"/>
        </w:trPr>
        <w:tc>
          <w:tcPr>
            <w:tcW w:w="728" w:type="pct"/>
            <w:vMerge w:val="restart"/>
            <w:tcBorders>
              <w:top w:val="single" w:color="auto" w:sz="4" w:space="0"/>
              <w:left w:val="single" w:color="FFFFFF" w:sz="8" w:space="0"/>
              <w:bottom w:val="single" w:color="000000" w:sz="8" w:space="0"/>
              <w:right w:val="nil"/>
            </w:tcBorders>
            <w:shd w:val="clear" w:color="auto" w:fill="auto"/>
            <w:vAlign w:val="center"/>
          </w:tcPr>
          <w:p w14:paraId="77A274C1">
            <w:pPr>
              <w:ind w:firstLine="0" w:firstLineChars="0"/>
              <w:jc w:val="center"/>
              <w:rPr>
                <w:b/>
                <w:bCs/>
                <w:sz w:val="21"/>
                <w:szCs w:val="21"/>
                <w:u w:val="single"/>
              </w:rPr>
            </w:pPr>
            <w:r>
              <w:rPr>
                <w:b/>
                <w:bCs/>
                <w:sz w:val="21"/>
                <w:szCs w:val="21"/>
                <w:u w:val="single"/>
              </w:rPr>
              <w:t>创新</w:t>
            </w:r>
          </w:p>
        </w:tc>
        <w:tc>
          <w:tcPr>
            <w:tcW w:w="749" w:type="pct"/>
            <w:tcBorders>
              <w:top w:val="single" w:color="auto" w:sz="4" w:space="0"/>
              <w:left w:val="nil"/>
              <w:bottom w:val="nil"/>
              <w:right w:val="nil"/>
            </w:tcBorders>
            <w:shd w:val="clear" w:color="auto" w:fill="auto"/>
            <w:vAlign w:val="center"/>
          </w:tcPr>
          <w:p w14:paraId="194564B7">
            <w:pPr>
              <w:ind w:firstLine="0" w:firstLineChars="0"/>
              <w:jc w:val="center"/>
              <w:rPr>
                <w:b/>
                <w:bCs/>
                <w:sz w:val="21"/>
                <w:szCs w:val="21"/>
              </w:rPr>
            </w:pPr>
            <w:r>
              <w:rPr>
                <w:b/>
                <w:bCs/>
                <w:sz w:val="21"/>
                <w:szCs w:val="21"/>
              </w:rPr>
              <w:t>研发投入</w:t>
            </w:r>
          </w:p>
        </w:tc>
        <w:tc>
          <w:tcPr>
            <w:tcW w:w="2244" w:type="pct"/>
            <w:tcBorders>
              <w:top w:val="single" w:color="auto" w:sz="4" w:space="0"/>
              <w:left w:val="nil"/>
              <w:bottom w:val="nil"/>
              <w:right w:val="nil"/>
            </w:tcBorders>
            <w:shd w:val="clear" w:color="auto" w:fill="auto"/>
            <w:vAlign w:val="center"/>
          </w:tcPr>
          <w:p w14:paraId="3B80AE5F">
            <w:pPr>
              <w:ind w:firstLine="0" w:firstLineChars="0"/>
              <w:jc w:val="left"/>
              <w:rPr>
                <w:sz w:val="21"/>
                <w:szCs w:val="21"/>
              </w:rPr>
            </w:pPr>
            <w:r>
              <w:rPr>
                <w:sz w:val="21"/>
                <w:szCs w:val="21"/>
              </w:rPr>
              <w:t>R&amp;D经费支出相当于GDP比例（+）</w:t>
            </w:r>
          </w:p>
        </w:tc>
        <w:tc>
          <w:tcPr>
            <w:tcW w:w="833" w:type="pct"/>
            <w:tcBorders>
              <w:top w:val="single" w:color="auto" w:sz="4" w:space="0"/>
              <w:left w:val="nil"/>
              <w:bottom w:val="nil"/>
              <w:right w:val="nil"/>
            </w:tcBorders>
            <w:shd w:val="clear" w:color="auto" w:fill="auto"/>
            <w:vAlign w:val="center"/>
          </w:tcPr>
          <w:p w14:paraId="60536B28">
            <w:pPr>
              <w:ind w:firstLine="0" w:firstLineChars="0"/>
              <w:jc w:val="center"/>
              <w:rPr>
                <w:sz w:val="21"/>
                <w:szCs w:val="21"/>
              </w:rPr>
            </w:pPr>
            <w:r>
              <w:rPr>
                <w:sz w:val="21"/>
                <w:szCs w:val="21"/>
              </w:rPr>
              <w:t>%</w:t>
            </w:r>
          </w:p>
        </w:tc>
        <w:tc>
          <w:tcPr>
            <w:tcW w:w="444" w:type="pct"/>
            <w:tcBorders>
              <w:top w:val="single" w:color="auto" w:sz="4" w:space="0"/>
              <w:left w:val="nil"/>
              <w:bottom w:val="nil"/>
              <w:right w:val="nil"/>
            </w:tcBorders>
            <w:shd w:val="clear" w:color="auto" w:fill="auto"/>
            <w:vAlign w:val="center"/>
          </w:tcPr>
          <w:p w14:paraId="7F8AE14F">
            <w:pPr>
              <w:ind w:firstLine="0" w:firstLineChars="0"/>
              <w:jc w:val="center"/>
              <w:rPr>
                <w:sz w:val="21"/>
                <w:szCs w:val="21"/>
              </w:rPr>
            </w:pPr>
            <w:r>
              <w:rPr>
                <w:sz w:val="21"/>
                <w:szCs w:val="21"/>
              </w:rPr>
              <w:t>x1</w:t>
            </w:r>
          </w:p>
        </w:tc>
      </w:tr>
      <w:tr w14:paraId="4395C900">
        <w:tblPrEx>
          <w:tblCellMar>
            <w:top w:w="0" w:type="dxa"/>
            <w:left w:w="108" w:type="dxa"/>
            <w:bottom w:w="0" w:type="dxa"/>
            <w:right w:w="108" w:type="dxa"/>
          </w:tblCellMar>
        </w:tblPrEx>
        <w:trPr>
          <w:trHeight w:val="280" w:hRule="atLeast"/>
        </w:trPr>
        <w:tc>
          <w:tcPr>
            <w:tcW w:w="728" w:type="pct"/>
            <w:vMerge w:val="continue"/>
            <w:tcBorders>
              <w:top w:val="nil"/>
              <w:left w:val="single" w:color="FFFFFF" w:sz="8" w:space="0"/>
              <w:bottom w:val="single" w:color="000000" w:sz="8" w:space="0"/>
              <w:right w:val="nil"/>
            </w:tcBorders>
            <w:vAlign w:val="center"/>
          </w:tcPr>
          <w:p w14:paraId="023E8E9F">
            <w:pPr>
              <w:ind w:firstLine="0" w:firstLineChars="0"/>
              <w:jc w:val="center"/>
              <w:rPr>
                <w:b/>
                <w:bCs/>
                <w:sz w:val="21"/>
                <w:szCs w:val="21"/>
                <w:u w:val="single"/>
                <w:rPrChange w:id="5" w:author="乐呵～李丹 [2]" w:date="2024-12-10T10:59:55Z">
                  <w:rPr>
                    <w:b/>
                    <w:bCs/>
                    <w:u w:val="single"/>
                  </w:rPr>
                </w:rPrChange>
              </w:rPr>
            </w:pPr>
          </w:p>
        </w:tc>
        <w:tc>
          <w:tcPr>
            <w:tcW w:w="749" w:type="pct"/>
            <w:tcBorders>
              <w:top w:val="nil"/>
              <w:left w:val="nil"/>
              <w:bottom w:val="nil"/>
              <w:right w:val="nil"/>
            </w:tcBorders>
            <w:shd w:val="clear" w:color="auto" w:fill="auto"/>
            <w:vAlign w:val="center"/>
          </w:tcPr>
          <w:p w14:paraId="72757104">
            <w:pPr>
              <w:ind w:firstLine="0" w:firstLineChars="0"/>
              <w:jc w:val="center"/>
              <w:rPr>
                <w:b/>
                <w:bCs/>
                <w:sz w:val="21"/>
                <w:szCs w:val="21"/>
                <w:rPrChange w:id="6" w:author="乐呵～李丹 [2]" w:date="2024-12-10T10:59:55Z">
                  <w:rPr>
                    <w:b/>
                    <w:bCs/>
                  </w:rPr>
                </w:rPrChange>
              </w:rPr>
            </w:pPr>
            <w:r>
              <w:rPr>
                <w:b/>
                <w:bCs/>
                <w:sz w:val="21"/>
                <w:szCs w:val="21"/>
                <w:rPrChange w:id="7" w:author="乐呵～李丹 [2]" w:date="2024-12-10T10:59:55Z">
                  <w:rPr>
                    <w:b/>
                    <w:bCs/>
                  </w:rPr>
                </w:rPrChange>
              </w:rPr>
              <w:t>科学研究</w:t>
            </w:r>
          </w:p>
        </w:tc>
        <w:tc>
          <w:tcPr>
            <w:tcW w:w="2244" w:type="pct"/>
            <w:tcBorders>
              <w:top w:val="nil"/>
              <w:left w:val="nil"/>
              <w:bottom w:val="nil"/>
              <w:right w:val="nil"/>
            </w:tcBorders>
            <w:shd w:val="clear" w:color="auto" w:fill="auto"/>
            <w:vAlign w:val="center"/>
          </w:tcPr>
          <w:p w14:paraId="016961F0">
            <w:pPr>
              <w:ind w:firstLine="0" w:firstLineChars="0"/>
              <w:jc w:val="left"/>
              <w:rPr>
                <w:sz w:val="21"/>
                <w:szCs w:val="21"/>
                <w:rPrChange w:id="8" w:author="乐呵～李丹 [2]" w:date="2024-12-10T10:59:55Z">
                  <w:rPr/>
                </w:rPrChange>
              </w:rPr>
            </w:pPr>
            <w:r>
              <w:rPr>
                <w:sz w:val="21"/>
                <w:szCs w:val="21"/>
                <w:rPrChange w:id="9" w:author="乐呵～李丹 [2]" w:date="2024-12-10T10:59:55Z">
                  <w:rPr/>
                </w:rPrChange>
              </w:rPr>
              <w:t>教学与科研人员数/常住人口（+）</w:t>
            </w:r>
          </w:p>
        </w:tc>
        <w:tc>
          <w:tcPr>
            <w:tcW w:w="833" w:type="pct"/>
            <w:tcBorders>
              <w:top w:val="nil"/>
              <w:left w:val="nil"/>
              <w:bottom w:val="nil"/>
              <w:right w:val="nil"/>
            </w:tcBorders>
            <w:shd w:val="clear" w:color="auto" w:fill="auto"/>
            <w:vAlign w:val="center"/>
          </w:tcPr>
          <w:p w14:paraId="37AFBD10">
            <w:pPr>
              <w:ind w:firstLine="0" w:firstLineChars="0"/>
              <w:jc w:val="center"/>
              <w:rPr>
                <w:sz w:val="21"/>
                <w:szCs w:val="21"/>
                <w:rPrChange w:id="10" w:author="乐呵～李丹 [2]" w:date="2024-12-10T10:59:55Z">
                  <w:rPr/>
                </w:rPrChange>
              </w:rPr>
            </w:pPr>
            <w:r>
              <w:rPr>
                <w:sz w:val="21"/>
                <w:szCs w:val="21"/>
                <w:rPrChange w:id="11" w:author="乐呵～李丹 [2]" w:date="2024-12-10T10:59:55Z">
                  <w:rPr/>
                </w:rPrChange>
              </w:rPr>
              <w:t>人/万人</w:t>
            </w:r>
          </w:p>
        </w:tc>
        <w:tc>
          <w:tcPr>
            <w:tcW w:w="444" w:type="pct"/>
            <w:tcBorders>
              <w:top w:val="nil"/>
              <w:left w:val="nil"/>
              <w:bottom w:val="nil"/>
              <w:right w:val="nil"/>
            </w:tcBorders>
            <w:shd w:val="clear" w:color="auto" w:fill="auto"/>
            <w:vAlign w:val="center"/>
          </w:tcPr>
          <w:p w14:paraId="1C9FB183">
            <w:pPr>
              <w:ind w:firstLine="0" w:firstLineChars="0"/>
              <w:jc w:val="center"/>
              <w:rPr>
                <w:sz w:val="21"/>
                <w:szCs w:val="21"/>
                <w:rPrChange w:id="12" w:author="乐呵～李丹 [2]" w:date="2024-12-10T10:59:55Z">
                  <w:rPr/>
                </w:rPrChange>
              </w:rPr>
            </w:pPr>
            <w:r>
              <w:rPr>
                <w:sz w:val="21"/>
                <w:szCs w:val="21"/>
                <w:rPrChange w:id="13" w:author="乐呵～李丹 [2]" w:date="2024-12-10T10:59:55Z">
                  <w:rPr/>
                </w:rPrChange>
              </w:rPr>
              <w:t>x2</w:t>
            </w:r>
          </w:p>
        </w:tc>
      </w:tr>
      <w:tr w14:paraId="0A9F5046">
        <w:tblPrEx>
          <w:tblCellMar>
            <w:top w:w="0" w:type="dxa"/>
            <w:left w:w="108" w:type="dxa"/>
            <w:bottom w:w="0" w:type="dxa"/>
            <w:right w:w="108" w:type="dxa"/>
          </w:tblCellMar>
        </w:tblPrEx>
        <w:trPr>
          <w:trHeight w:val="290" w:hRule="atLeast"/>
        </w:trPr>
        <w:tc>
          <w:tcPr>
            <w:tcW w:w="728" w:type="pct"/>
            <w:vMerge w:val="continue"/>
            <w:tcBorders>
              <w:top w:val="nil"/>
              <w:left w:val="single" w:color="FFFFFF" w:sz="8" w:space="0"/>
              <w:bottom w:val="single" w:color="auto" w:sz="4" w:space="0"/>
              <w:right w:val="nil"/>
            </w:tcBorders>
            <w:vAlign w:val="center"/>
          </w:tcPr>
          <w:p w14:paraId="6E8A7CD4">
            <w:pPr>
              <w:ind w:firstLine="0" w:firstLineChars="0"/>
              <w:jc w:val="center"/>
              <w:rPr>
                <w:b/>
                <w:bCs/>
                <w:sz w:val="21"/>
                <w:szCs w:val="21"/>
                <w:u w:val="single"/>
                <w:rPrChange w:id="14" w:author="乐呵～李丹 [2]" w:date="2024-12-10T10:59:55Z">
                  <w:rPr>
                    <w:b/>
                    <w:bCs/>
                    <w:u w:val="single"/>
                  </w:rPr>
                </w:rPrChange>
              </w:rPr>
            </w:pPr>
          </w:p>
        </w:tc>
        <w:tc>
          <w:tcPr>
            <w:tcW w:w="749" w:type="pct"/>
            <w:tcBorders>
              <w:top w:val="nil"/>
              <w:left w:val="nil"/>
              <w:bottom w:val="single" w:color="auto" w:sz="4" w:space="0"/>
              <w:right w:val="nil"/>
            </w:tcBorders>
            <w:shd w:val="clear" w:color="auto" w:fill="auto"/>
            <w:vAlign w:val="center"/>
          </w:tcPr>
          <w:p w14:paraId="2BFD95CF">
            <w:pPr>
              <w:ind w:firstLine="0" w:firstLineChars="0"/>
              <w:jc w:val="center"/>
              <w:rPr>
                <w:b/>
                <w:bCs/>
                <w:sz w:val="21"/>
                <w:szCs w:val="21"/>
                <w:rPrChange w:id="15" w:author="乐呵～李丹 [2]" w:date="2024-12-10T10:59:55Z">
                  <w:rPr>
                    <w:b/>
                    <w:bCs/>
                  </w:rPr>
                </w:rPrChange>
              </w:rPr>
            </w:pPr>
            <w:r>
              <w:rPr>
                <w:b/>
                <w:bCs/>
                <w:sz w:val="21"/>
                <w:szCs w:val="21"/>
                <w:rPrChange w:id="16" w:author="乐呵～李丹 [2]" w:date="2024-12-10T10:59:55Z">
                  <w:rPr>
                    <w:b/>
                    <w:bCs/>
                  </w:rPr>
                </w:rPrChange>
              </w:rPr>
              <w:t>专利</w:t>
            </w:r>
          </w:p>
        </w:tc>
        <w:tc>
          <w:tcPr>
            <w:tcW w:w="2244" w:type="pct"/>
            <w:tcBorders>
              <w:top w:val="nil"/>
              <w:left w:val="nil"/>
              <w:bottom w:val="single" w:color="auto" w:sz="4" w:space="0"/>
              <w:right w:val="nil"/>
            </w:tcBorders>
            <w:shd w:val="clear" w:color="auto" w:fill="auto"/>
            <w:vAlign w:val="center"/>
          </w:tcPr>
          <w:p w14:paraId="3EF23E30">
            <w:pPr>
              <w:ind w:firstLine="0" w:firstLineChars="0"/>
              <w:jc w:val="left"/>
              <w:rPr>
                <w:sz w:val="21"/>
                <w:szCs w:val="21"/>
                <w:rPrChange w:id="17" w:author="乐呵～李丹 [2]" w:date="2024-12-10T10:59:55Z">
                  <w:rPr/>
                </w:rPrChange>
              </w:rPr>
            </w:pPr>
            <w:r>
              <w:rPr>
                <w:sz w:val="21"/>
                <w:szCs w:val="21"/>
                <w:rPrChange w:id="18" w:author="乐呵～李丹 [2]" w:date="2024-12-10T10:59:55Z">
                  <w:rPr/>
                </w:rPrChange>
              </w:rPr>
              <w:t>专利申请受理数/常住人口（+）</w:t>
            </w:r>
          </w:p>
        </w:tc>
        <w:tc>
          <w:tcPr>
            <w:tcW w:w="833" w:type="pct"/>
            <w:tcBorders>
              <w:top w:val="nil"/>
              <w:left w:val="nil"/>
              <w:bottom w:val="single" w:color="auto" w:sz="4" w:space="0"/>
              <w:right w:val="nil"/>
            </w:tcBorders>
            <w:shd w:val="clear" w:color="auto" w:fill="auto"/>
            <w:vAlign w:val="center"/>
          </w:tcPr>
          <w:p w14:paraId="541EFF3E">
            <w:pPr>
              <w:ind w:firstLine="0" w:firstLineChars="0"/>
              <w:jc w:val="center"/>
              <w:rPr>
                <w:sz w:val="21"/>
                <w:szCs w:val="21"/>
                <w:rPrChange w:id="19" w:author="乐呵～李丹 [2]" w:date="2024-12-10T10:59:55Z">
                  <w:rPr/>
                </w:rPrChange>
              </w:rPr>
            </w:pPr>
            <w:r>
              <w:rPr>
                <w:sz w:val="21"/>
                <w:szCs w:val="21"/>
                <w:rPrChange w:id="20" w:author="乐呵～李丹 [2]" w:date="2024-12-10T10:59:55Z">
                  <w:rPr/>
                </w:rPrChange>
              </w:rPr>
              <w:t>件/万人</w:t>
            </w:r>
          </w:p>
        </w:tc>
        <w:tc>
          <w:tcPr>
            <w:tcW w:w="444" w:type="pct"/>
            <w:tcBorders>
              <w:top w:val="nil"/>
              <w:left w:val="nil"/>
              <w:bottom w:val="single" w:color="auto" w:sz="4" w:space="0"/>
              <w:right w:val="nil"/>
            </w:tcBorders>
            <w:shd w:val="clear" w:color="auto" w:fill="auto"/>
            <w:vAlign w:val="center"/>
          </w:tcPr>
          <w:p w14:paraId="6862493B">
            <w:pPr>
              <w:ind w:firstLine="0" w:firstLineChars="0"/>
              <w:jc w:val="center"/>
              <w:rPr>
                <w:sz w:val="21"/>
                <w:szCs w:val="21"/>
                <w:rPrChange w:id="21" w:author="乐呵～李丹 [2]" w:date="2024-12-10T10:59:55Z">
                  <w:rPr/>
                </w:rPrChange>
              </w:rPr>
            </w:pPr>
            <w:r>
              <w:rPr>
                <w:sz w:val="21"/>
                <w:szCs w:val="21"/>
                <w:rPrChange w:id="22" w:author="乐呵～李丹 [2]" w:date="2024-12-10T10:59:55Z">
                  <w:rPr/>
                </w:rPrChange>
              </w:rPr>
              <w:t>x3</w:t>
            </w:r>
          </w:p>
        </w:tc>
      </w:tr>
      <w:tr w14:paraId="1FA8E003">
        <w:tblPrEx>
          <w:tblCellMar>
            <w:top w:w="0" w:type="dxa"/>
            <w:left w:w="108" w:type="dxa"/>
            <w:bottom w:w="0" w:type="dxa"/>
            <w:right w:w="108" w:type="dxa"/>
          </w:tblCellMar>
        </w:tblPrEx>
        <w:trPr>
          <w:trHeight w:val="280" w:hRule="atLeast"/>
        </w:trPr>
        <w:tc>
          <w:tcPr>
            <w:tcW w:w="728" w:type="pct"/>
            <w:vMerge w:val="restart"/>
            <w:tcBorders>
              <w:top w:val="single" w:color="auto" w:sz="4" w:space="0"/>
              <w:left w:val="single" w:color="FFFFFF" w:sz="8" w:space="0"/>
              <w:bottom w:val="single" w:color="000000" w:sz="8" w:space="0"/>
              <w:right w:val="nil"/>
            </w:tcBorders>
            <w:shd w:val="clear" w:color="auto" w:fill="auto"/>
            <w:vAlign w:val="center"/>
          </w:tcPr>
          <w:p w14:paraId="39EDA6A9">
            <w:pPr>
              <w:ind w:firstLine="0" w:firstLineChars="0"/>
              <w:jc w:val="center"/>
              <w:rPr>
                <w:b/>
                <w:bCs/>
                <w:sz w:val="21"/>
                <w:szCs w:val="21"/>
                <w:u w:val="single"/>
              </w:rPr>
            </w:pPr>
            <w:r>
              <w:rPr>
                <w:b/>
                <w:bCs/>
                <w:sz w:val="21"/>
                <w:szCs w:val="21"/>
                <w:u w:val="single"/>
              </w:rPr>
              <w:t>协调</w:t>
            </w:r>
          </w:p>
        </w:tc>
        <w:tc>
          <w:tcPr>
            <w:tcW w:w="749" w:type="pct"/>
            <w:tcBorders>
              <w:top w:val="single" w:color="auto" w:sz="4" w:space="0"/>
              <w:left w:val="nil"/>
              <w:bottom w:val="nil"/>
              <w:right w:val="nil"/>
            </w:tcBorders>
            <w:shd w:val="clear" w:color="auto" w:fill="auto"/>
            <w:vAlign w:val="center"/>
          </w:tcPr>
          <w:p w14:paraId="045CAF91">
            <w:pPr>
              <w:ind w:firstLine="0" w:firstLineChars="0"/>
              <w:jc w:val="center"/>
              <w:rPr>
                <w:b/>
                <w:bCs/>
                <w:sz w:val="21"/>
                <w:szCs w:val="21"/>
              </w:rPr>
            </w:pPr>
            <w:r>
              <w:rPr>
                <w:b/>
                <w:bCs/>
                <w:sz w:val="21"/>
                <w:szCs w:val="21"/>
              </w:rPr>
              <w:t>城乡发展</w:t>
            </w:r>
          </w:p>
        </w:tc>
        <w:tc>
          <w:tcPr>
            <w:tcW w:w="2244" w:type="pct"/>
            <w:tcBorders>
              <w:top w:val="single" w:color="auto" w:sz="4" w:space="0"/>
              <w:left w:val="nil"/>
              <w:bottom w:val="nil"/>
              <w:right w:val="nil"/>
            </w:tcBorders>
            <w:shd w:val="clear" w:color="auto" w:fill="auto"/>
            <w:vAlign w:val="center"/>
          </w:tcPr>
          <w:p w14:paraId="6143A684">
            <w:pPr>
              <w:ind w:firstLine="0" w:firstLineChars="0"/>
              <w:jc w:val="left"/>
              <w:rPr>
                <w:sz w:val="21"/>
                <w:szCs w:val="21"/>
              </w:rPr>
            </w:pPr>
            <w:r>
              <w:rPr>
                <w:sz w:val="21"/>
                <w:szCs w:val="21"/>
              </w:rPr>
              <w:t>城镇居民人均可支配收入/农村居民家庭人均纯收入（-）</w:t>
            </w:r>
          </w:p>
        </w:tc>
        <w:tc>
          <w:tcPr>
            <w:tcW w:w="833" w:type="pct"/>
            <w:tcBorders>
              <w:top w:val="single" w:color="auto" w:sz="4" w:space="0"/>
              <w:left w:val="nil"/>
              <w:bottom w:val="nil"/>
              <w:right w:val="nil"/>
            </w:tcBorders>
            <w:shd w:val="clear" w:color="auto" w:fill="auto"/>
            <w:vAlign w:val="center"/>
          </w:tcPr>
          <w:p w14:paraId="5421F0C6">
            <w:pPr>
              <w:ind w:firstLine="0" w:firstLineChars="0"/>
              <w:jc w:val="center"/>
              <w:rPr>
                <w:sz w:val="21"/>
                <w:szCs w:val="21"/>
              </w:rPr>
            </w:pPr>
            <w:r>
              <w:rPr>
                <w:sz w:val="21"/>
                <w:szCs w:val="21"/>
              </w:rPr>
              <w:t>%</w:t>
            </w:r>
          </w:p>
        </w:tc>
        <w:tc>
          <w:tcPr>
            <w:tcW w:w="444" w:type="pct"/>
            <w:tcBorders>
              <w:top w:val="single" w:color="auto" w:sz="4" w:space="0"/>
              <w:left w:val="nil"/>
              <w:bottom w:val="nil"/>
              <w:right w:val="nil"/>
            </w:tcBorders>
            <w:shd w:val="clear" w:color="auto" w:fill="auto"/>
            <w:vAlign w:val="center"/>
          </w:tcPr>
          <w:p w14:paraId="6B1C77F4">
            <w:pPr>
              <w:ind w:firstLine="0" w:firstLineChars="0"/>
              <w:jc w:val="center"/>
              <w:rPr>
                <w:sz w:val="21"/>
                <w:szCs w:val="21"/>
              </w:rPr>
            </w:pPr>
            <w:r>
              <w:rPr>
                <w:sz w:val="21"/>
                <w:szCs w:val="21"/>
              </w:rPr>
              <w:t>x4</w:t>
            </w:r>
          </w:p>
        </w:tc>
      </w:tr>
      <w:tr w14:paraId="17A41225">
        <w:tblPrEx>
          <w:tblCellMar>
            <w:top w:w="0" w:type="dxa"/>
            <w:left w:w="108" w:type="dxa"/>
            <w:bottom w:w="0" w:type="dxa"/>
            <w:right w:w="108" w:type="dxa"/>
          </w:tblCellMar>
        </w:tblPrEx>
        <w:trPr>
          <w:trHeight w:val="280" w:hRule="atLeast"/>
        </w:trPr>
        <w:tc>
          <w:tcPr>
            <w:tcW w:w="728" w:type="pct"/>
            <w:vMerge w:val="continue"/>
            <w:tcBorders>
              <w:top w:val="nil"/>
              <w:left w:val="single" w:color="FFFFFF" w:sz="8" w:space="0"/>
              <w:bottom w:val="single" w:color="000000" w:sz="8" w:space="0"/>
              <w:right w:val="nil"/>
            </w:tcBorders>
            <w:vAlign w:val="center"/>
          </w:tcPr>
          <w:p w14:paraId="0B522532">
            <w:pPr>
              <w:ind w:firstLine="0" w:firstLineChars="0"/>
              <w:jc w:val="center"/>
              <w:rPr>
                <w:b/>
                <w:bCs/>
                <w:sz w:val="21"/>
                <w:szCs w:val="21"/>
                <w:u w:val="single"/>
                <w:rPrChange w:id="23" w:author="乐呵～李丹 [2]" w:date="2024-12-10T10:59:55Z">
                  <w:rPr>
                    <w:b/>
                    <w:bCs/>
                    <w:u w:val="single"/>
                  </w:rPr>
                </w:rPrChange>
              </w:rPr>
            </w:pPr>
          </w:p>
        </w:tc>
        <w:tc>
          <w:tcPr>
            <w:tcW w:w="749" w:type="pct"/>
            <w:tcBorders>
              <w:top w:val="nil"/>
              <w:left w:val="nil"/>
              <w:bottom w:val="nil"/>
              <w:right w:val="nil"/>
            </w:tcBorders>
            <w:shd w:val="clear" w:color="auto" w:fill="auto"/>
            <w:vAlign w:val="center"/>
          </w:tcPr>
          <w:p w14:paraId="530CBACB">
            <w:pPr>
              <w:ind w:firstLine="0" w:firstLineChars="0"/>
              <w:jc w:val="center"/>
              <w:rPr>
                <w:b/>
                <w:bCs/>
                <w:sz w:val="21"/>
                <w:szCs w:val="21"/>
                <w:rPrChange w:id="24" w:author="乐呵～李丹 [2]" w:date="2024-12-10T10:59:55Z">
                  <w:rPr>
                    <w:b/>
                    <w:bCs/>
                  </w:rPr>
                </w:rPrChange>
              </w:rPr>
            </w:pPr>
            <w:r>
              <w:rPr>
                <w:b/>
                <w:bCs/>
                <w:sz w:val="21"/>
                <w:szCs w:val="21"/>
                <w:rPrChange w:id="25" w:author="乐呵～李丹 [2]" w:date="2024-12-10T10:59:55Z">
                  <w:rPr>
                    <w:b/>
                    <w:bCs/>
                  </w:rPr>
                </w:rPrChange>
              </w:rPr>
              <w:t>需求结构</w:t>
            </w:r>
          </w:p>
        </w:tc>
        <w:tc>
          <w:tcPr>
            <w:tcW w:w="2244" w:type="pct"/>
            <w:tcBorders>
              <w:top w:val="nil"/>
              <w:left w:val="nil"/>
              <w:bottom w:val="nil"/>
              <w:right w:val="nil"/>
            </w:tcBorders>
            <w:shd w:val="clear" w:color="auto" w:fill="auto"/>
            <w:vAlign w:val="center"/>
          </w:tcPr>
          <w:p w14:paraId="191BFE16">
            <w:pPr>
              <w:ind w:firstLine="0" w:firstLineChars="0"/>
              <w:jc w:val="left"/>
              <w:rPr>
                <w:sz w:val="21"/>
                <w:szCs w:val="21"/>
                <w:rPrChange w:id="26" w:author="乐呵～李丹 [2]" w:date="2024-12-10T10:59:55Z">
                  <w:rPr/>
                </w:rPrChange>
              </w:rPr>
            </w:pPr>
            <w:r>
              <w:rPr>
                <w:sz w:val="21"/>
                <w:szCs w:val="21"/>
                <w:rPrChange w:id="27" w:author="乐呵～李丹 [2]" w:date="2024-12-10T10:59:55Z">
                  <w:rPr/>
                </w:rPrChange>
              </w:rPr>
              <w:t>社会消费品零售总额/GDP（+）</w:t>
            </w:r>
          </w:p>
        </w:tc>
        <w:tc>
          <w:tcPr>
            <w:tcW w:w="833" w:type="pct"/>
            <w:tcBorders>
              <w:top w:val="nil"/>
              <w:left w:val="nil"/>
              <w:bottom w:val="nil"/>
              <w:right w:val="nil"/>
            </w:tcBorders>
            <w:shd w:val="clear" w:color="auto" w:fill="auto"/>
            <w:vAlign w:val="center"/>
          </w:tcPr>
          <w:p w14:paraId="6B81A3B7">
            <w:pPr>
              <w:ind w:firstLine="0" w:firstLineChars="0"/>
              <w:jc w:val="center"/>
              <w:rPr>
                <w:sz w:val="21"/>
                <w:szCs w:val="21"/>
                <w:rPrChange w:id="28" w:author="乐呵～李丹 [2]" w:date="2024-12-10T10:59:55Z">
                  <w:rPr/>
                </w:rPrChange>
              </w:rPr>
            </w:pPr>
            <w:r>
              <w:rPr>
                <w:sz w:val="21"/>
                <w:szCs w:val="21"/>
                <w:rPrChange w:id="29" w:author="乐呵～李丹 [2]" w:date="2024-12-10T10:59:55Z">
                  <w:rPr/>
                </w:rPrChange>
              </w:rPr>
              <w:t>%</w:t>
            </w:r>
          </w:p>
        </w:tc>
        <w:tc>
          <w:tcPr>
            <w:tcW w:w="444" w:type="pct"/>
            <w:tcBorders>
              <w:top w:val="nil"/>
              <w:left w:val="nil"/>
              <w:bottom w:val="nil"/>
              <w:right w:val="nil"/>
            </w:tcBorders>
            <w:shd w:val="clear" w:color="auto" w:fill="auto"/>
            <w:vAlign w:val="center"/>
          </w:tcPr>
          <w:p w14:paraId="2EE04A23">
            <w:pPr>
              <w:ind w:firstLine="0" w:firstLineChars="0"/>
              <w:jc w:val="center"/>
              <w:rPr>
                <w:sz w:val="21"/>
                <w:szCs w:val="21"/>
                <w:rPrChange w:id="30" w:author="乐呵～李丹 [2]" w:date="2024-12-10T10:59:55Z">
                  <w:rPr/>
                </w:rPrChange>
              </w:rPr>
            </w:pPr>
            <w:r>
              <w:rPr>
                <w:sz w:val="21"/>
                <w:szCs w:val="21"/>
                <w:rPrChange w:id="31" w:author="乐呵～李丹 [2]" w:date="2024-12-10T10:59:55Z">
                  <w:rPr/>
                </w:rPrChange>
              </w:rPr>
              <w:t>x5</w:t>
            </w:r>
          </w:p>
        </w:tc>
      </w:tr>
      <w:tr w14:paraId="14F460EB">
        <w:tblPrEx>
          <w:tblCellMar>
            <w:top w:w="0" w:type="dxa"/>
            <w:left w:w="108" w:type="dxa"/>
            <w:bottom w:w="0" w:type="dxa"/>
            <w:right w:w="108" w:type="dxa"/>
          </w:tblCellMar>
        </w:tblPrEx>
        <w:trPr>
          <w:trHeight w:val="290" w:hRule="atLeast"/>
        </w:trPr>
        <w:tc>
          <w:tcPr>
            <w:tcW w:w="728" w:type="pct"/>
            <w:vMerge w:val="continue"/>
            <w:tcBorders>
              <w:top w:val="nil"/>
              <w:left w:val="single" w:color="FFFFFF" w:sz="8" w:space="0"/>
              <w:bottom w:val="single" w:color="auto" w:sz="4" w:space="0"/>
              <w:right w:val="nil"/>
            </w:tcBorders>
            <w:vAlign w:val="center"/>
          </w:tcPr>
          <w:p w14:paraId="77174B46">
            <w:pPr>
              <w:ind w:firstLine="0" w:firstLineChars="0"/>
              <w:jc w:val="center"/>
              <w:rPr>
                <w:b/>
                <w:bCs/>
                <w:sz w:val="21"/>
                <w:szCs w:val="21"/>
                <w:u w:val="single"/>
                <w:rPrChange w:id="32" w:author="乐呵～李丹 [2]" w:date="2024-12-10T10:59:55Z">
                  <w:rPr>
                    <w:b/>
                    <w:bCs/>
                    <w:u w:val="single"/>
                  </w:rPr>
                </w:rPrChange>
              </w:rPr>
            </w:pPr>
          </w:p>
        </w:tc>
        <w:tc>
          <w:tcPr>
            <w:tcW w:w="749" w:type="pct"/>
            <w:tcBorders>
              <w:top w:val="nil"/>
              <w:left w:val="nil"/>
              <w:bottom w:val="single" w:color="auto" w:sz="4" w:space="0"/>
              <w:right w:val="nil"/>
            </w:tcBorders>
            <w:shd w:val="clear" w:color="auto" w:fill="auto"/>
            <w:vAlign w:val="center"/>
          </w:tcPr>
          <w:p w14:paraId="12CC50BB">
            <w:pPr>
              <w:ind w:firstLine="0" w:firstLineChars="0"/>
              <w:jc w:val="center"/>
              <w:rPr>
                <w:b/>
                <w:bCs/>
                <w:sz w:val="21"/>
                <w:szCs w:val="21"/>
                <w:rPrChange w:id="33" w:author="乐呵～李丹 [2]" w:date="2024-12-10T10:59:55Z">
                  <w:rPr>
                    <w:b/>
                    <w:bCs/>
                  </w:rPr>
                </w:rPrChange>
              </w:rPr>
            </w:pPr>
            <w:r>
              <w:rPr>
                <w:b/>
                <w:bCs/>
                <w:sz w:val="21"/>
                <w:szCs w:val="21"/>
                <w:rPrChange w:id="34" w:author="乐呵～李丹 [2]" w:date="2024-12-10T10:59:55Z">
                  <w:rPr>
                    <w:b/>
                    <w:bCs/>
                  </w:rPr>
                </w:rPrChange>
              </w:rPr>
              <w:t>产业结构</w:t>
            </w:r>
          </w:p>
        </w:tc>
        <w:tc>
          <w:tcPr>
            <w:tcW w:w="2244" w:type="pct"/>
            <w:tcBorders>
              <w:top w:val="nil"/>
              <w:left w:val="nil"/>
              <w:bottom w:val="single" w:color="auto" w:sz="4" w:space="0"/>
              <w:right w:val="nil"/>
            </w:tcBorders>
            <w:shd w:val="clear" w:color="auto" w:fill="auto"/>
            <w:vAlign w:val="center"/>
          </w:tcPr>
          <w:p w14:paraId="74E9A30A">
            <w:pPr>
              <w:ind w:firstLine="0" w:firstLineChars="0"/>
              <w:jc w:val="left"/>
              <w:rPr>
                <w:sz w:val="21"/>
                <w:szCs w:val="21"/>
                <w:rPrChange w:id="35" w:author="乐呵～李丹 [2]" w:date="2024-12-10T10:59:55Z">
                  <w:rPr/>
                </w:rPrChange>
              </w:rPr>
            </w:pPr>
            <w:r>
              <w:rPr>
                <w:sz w:val="21"/>
                <w:szCs w:val="21"/>
                <w:rPrChange w:id="36" w:author="乐呵～李丹 [2]" w:date="2024-12-10T10:59:55Z">
                  <w:rPr/>
                </w:rPrChange>
              </w:rPr>
              <w:t>第三产业GDP占比（+）</w:t>
            </w:r>
          </w:p>
        </w:tc>
        <w:tc>
          <w:tcPr>
            <w:tcW w:w="833" w:type="pct"/>
            <w:tcBorders>
              <w:top w:val="nil"/>
              <w:left w:val="nil"/>
              <w:bottom w:val="single" w:color="auto" w:sz="4" w:space="0"/>
              <w:right w:val="nil"/>
            </w:tcBorders>
            <w:shd w:val="clear" w:color="auto" w:fill="auto"/>
            <w:vAlign w:val="center"/>
          </w:tcPr>
          <w:p w14:paraId="5A1D7BDF">
            <w:pPr>
              <w:ind w:firstLine="0" w:firstLineChars="0"/>
              <w:jc w:val="center"/>
              <w:rPr>
                <w:sz w:val="21"/>
                <w:szCs w:val="21"/>
                <w:rPrChange w:id="37" w:author="乐呵～李丹 [2]" w:date="2024-12-10T10:59:55Z">
                  <w:rPr/>
                </w:rPrChange>
              </w:rPr>
            </w:pPr>
            <w:r>
              <w:rPr>
                <w:sz w:val="21"/>
                <w:szCs w:val="21"/>
                <w:rPrChange w:id="38" w:author="乐呵～李丹 [2]" w:date="2024-12-10T10:59:55Z">
                  <w:rPr/>
                </w:rPrChange>
              </w:rPr>
              <w:t>%</w:t>
            </w:r>
          </w:p>
        </w:tc>
        <w:tc>
          <w:tcPr>
            <w:tcW w:w="444" w:type="pct"/>
            <w:tcBorders>
              <w:top w:val="nil"/>
              <w:left w:val="nil"/>
              <w:bottom w:val="single" w:color="auto" w:sz="4" w:space="0"/>
              <w:right w:val="nil"/>
            </w:tcBorders>
            <w:shd w:val="clear" w:color="auto" w:fill="auto"/>
            <w:vAlign w:val="center"/>
          </w:tcPr>
          <w:p w14:paraId="439F93B8">
            <w:pPr>
              <w:ind w:firstLine="0" w:firstLineChars="0"/>
              <w:jc w:val="center"/>
              <w:rPr>
                <w:sz w:val="21"/>
                <w:szCs w:val="21"/>
                <w:rPrChange w:id="39" w:author="乐呵～李丹 [2]" w:date="2024-12-10T10:59:55Z">
                  <w:rPr/>
                </w:rPrChange>
              </w:rPr>
            </w:pPr>
            <w:r>
              <w:rPr>
                <w:sz w:val="21"/>
                <w:szCs w:val="21"/>
                <w:rPrChange w:id="40" w:author="乐呵～李丹 [2]" w:date="2024-12-10T10:59:55Z">
                  <w:rPr/>
                </w:rPrChange>
              </w:rPr>
              <w:t>x6</w:t>
            </w:r>
          </w:p>
        </w:tc>
      </w:tr>
    </w:tbl>
    <w:p w14:paraId="3A6B3482">
      <w:pPr>
        <w:ind w:firstLine="480"/>
      </w:pPr>
      <w:ins w:id="41" w:author="乐呵～李丹 [2]" w:date="2024-12-08T17:50:50Z">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ins>
    </w:p>
    <w:p w14:paraId="3A216D40">
      <w:pPr>
        <w:ind w:firstLine="0" w:firstLineChars="0"/>
        <w:jc w:val="center"/>
        <w:rPr>
          <w:ins w:id="42" w:author="乐呵～李丹 [2]" w:date="2024-12-08T17:50:05Z"/>
        </w:rPr>
      </w:pPr>
    </w:p>
    <w:p w14:paraId="6678EA22">
      <w:pPr>
        <w:ind w:firstLine="0" w:firstLineChars="0"/>
        <w:jc w:val="center"/>
        <w:rPr>
          <w:ins w:id="43" w:author="乐呵～李丹 [2]" w:date="2024-12-08T17:50:06Z"/>
        </w:rPr>
      </w:pPr>
    </w:p>
    <w:p w14:paraId="11C5E1AB">
      <w:pPr>
        <w:ind w:firstLine="0" w:firstLineChars="0"/>
        <w:jc w:val="center"/>
        <w:rPr>
          <w:ins w:id="44" w:author="乐呵～李丹 [2]" w:date="2024-12-08T17:50:07Z"/>
        </w:rPr>
      </w:pPr>
      <w:ins w:id="45" w:author="乐呵～李丹 [2]" w:date="2024-12-08T17:50:09Z">
        <w:r>
          <w:rPr/>
          <w:drawing>
            <wp:inline distT="0" distB="0" distL="114300" distR="114300">
              <wp:extent cx="4127500" cy="231965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4127500" cy="2319655"/>
                      </a:xfrm>
                      <a:prstGeom prst="rect">
                        <a:avLst/>
                      </a:prstGeom>
                      <a:noFill/>
                      <a:ln>
                        <a:noFill/>
                      </a:ln>
                    </pic:spPr>
                  </pic:pic>
                </a:graphicData>
              </a:graphic>
            </wp:inline>
          </w:drawing>
        </w:r>
      </w:ins>
    </w:p>
    <w:p w14:paraId="46122F6D">
      <w:pPr>
        <w:jc w:val="center"/>
        <w:rPr>
          <w:rFonts w:hint="eastAsia" w:ascii="宋体" w:hAnsi="宋体" w:eastAsia="宋体" w:cs="宋体"/>
          <w:b/>
          <w:bCs w:val="0"/>
          <w:sz w:val="24"/>
          <w:szCs w:val="24"/>
          <w:highlight w:val="yellow"/>
        </w:rPr>
      </w:pPr>
      <w:ins w:id="47" w:author="Kylin Wang" w:date="2024-12-04T09:15:00Z">
        <w:r>
          <w:rPr/>
          <mc:AlternateContent>
            <mc:Choice Requires="wps">
              <w:drawing>
                <wp:anchor distT="0" distB="0" distL="114300" distR="114300" simplePos="0" relativeHeight="251660288" behindDoc="0" locked="0" layoutInCell="1" allowOverlap="1">
                  <wp:simplePos x="0" y="0"/>
                  <wp:positionH relativeFrom="column">
                    <wp:posOffset>297180</wp:posOffset>
                  </wp:positionH>
                  <wp:positionV relativeFrom="paragraph">
                    <wp:posOffset>2571750</wp:posOffset>
                  </wp:positionV>
                  <wp:extent cx="4819650" cy="19050"/>
                  <wp:effectExtent l="0" t="0" r="19050" b="19050"/>
                  <wp:wrapNone/>
                  <wp:docPr id="233411146" name="直接连接符 2"/>
                  <wp:cNvGraphicFramePr/>
                  <a:graphic xmlns:a="http://schemas.openxmlformats.org/drawingml/2006/main">
                    <a:graphicData uri="http://schemas.microsoft.com/office/word/2010/wordprocessingShape">
                      <wps:wsp>
                        <wps:cNvCnPr/>
                        <wps:spPr>
                          <a:xfrm flipV="1">
                            <a:off x="0" y="0"/>
                            <a:ext cx="4819650" cy="1905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直接连接符 2" o:spid="_x0000_s1026" o:spt="20" style="position:absolute;left:0pt;flip:y;margin-left:23.4pt;margin-top:202.5pt;height:1.5pt;width:379.5pt;z-index:251660288;mso-width-relative:page;mso-height-relative:page;" filled="f" stroked="t" coordsize="21600,21600" o:gfxdata="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vrR229gAAAAKAQAADwAAAAAAAAABACAAAAAiAAAAZHJzL2Rvd25yZXYu&#10;eG1sUEsBAhQAFAAAAAgAh07iQKAM2dP7AQAAyAMAAA4AAAAAAAAAAQAgAAAAJwEAAGRycy9lMm9E&#10;b2MueG1sUEsFBgAAAAAGAAYAWQEAAJQFAAAAAA==&#10;">
                  <v:fill on="f" focussize="0,0"/>
                  <v:stroke weight="1pt" color="#E54C5E [3209]" miterlimit="8" joinstyle="miter"/>
                  <v:imagedata o:title=""/>
                  <o:lock v:ext="edit" aspectratio="f"/>
                </v:line>
              </w:pict>
            </mc:Fallback>
          </mc:AlternateContent>
        </w:r>
      </w:ins>
      <w:ins w:id="49" w:author="Kylin Wang" w:date="2024-12-04T09:15:00Z">
        <w:r>
          <w:rPr/>
          <mc:AlternateContent>
            <mc:Choice Requires="wps">
              <w:drawing>
                <wp:anchor distT="0" distB="0" distL="114300" distR="114300" simplePos="0" relativeHeight="251659264" behindDoc="0" locked="0" layoutInCell="1" allowOverlap="1">
                  <wp:simplePos x="0" y="0"/>
                  <wp:positionH relativeFrom="column">
                    <wp:posOffset>268605</wp:posOffset>
                  </wp:positionH>
                  <wp:positionV relativeFrom="paragraph">
                    <wp:posOffset>123825</wp:posOffset>
                  </wp:positionV>
                  <wp:extent cx="9525" cy="2438400"/>
                  <wp:effectExtent l="0" t="0" r="28575" b="19050"/>
                  <wp:wrapNone/>
                  <wp:docPr id="2097599445" name="直接连接符 1"/>
                  <wp:cNvGraphicFramePr/>
                  <a:graphic xmlns:a="http://schemas.openxmlformats.org/drawingml/2006/main">
                    <a:graphicData uri="http://schemas.microsoft.com/office/word/2010/wordprocessingShape">
                      <wps:wsp>
                        <wps:cNvCnPr/>
                        <wps:spPr>
                          <a:xfrm>
                            <a:off x="0" y="0"/>
                            <a:ext cx="9525" cy="243840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直接连接符 1" o:spid="_x0000_s1026" o:spt="20" style="position:absolute;left:0pt;margin-left:21.15pt;margin-top:9.75pt;height:192pt;width:0.75pt;z-index:251659264;mso-width-relative:page;mso-height-relative:page;" filled="f" stroked="t" coordsize="21600,21600" o:gfxdata="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6CdKbYAAAACAEAAA8AAAAAAAAAAQAgAAAAIgAAAGRycy9kb3ducmV2LnhtbFBL&#10;AQIUABQAAAAIAIdO4kAOGCjl9gEAAL4DAAAOAAAAAAAAAAEAIAAAACcBAABkcnMvZTJvRG9jLnht&#10;bFBLBQYAAAAABgAGAFkBAACPBQAAAAA=&#10;">
                  <v:fill on="f" focussize="0,0"/>
                  <v:stroke weight="1pt" color="#E54C5E [3209]" miterlimit="8" joinstyle="miter"/>
                  <v:imagedata o:title=""/>
                  <o:lock v:ext="edit" aspectratio="f"/>
                </v:line>
              </w:pict>
            </mc:Fallback>
          </mc:AlternateContent>
        </w:r>
      </w:ins>
      <w:r>
        <w:rPr>
          <w:rStyle w:val="20"/>
        </w:rPr>
        <w:commentReference w:id="22"/>
      </w:r>
      <w:r>
        <w:rPr>
          <w:rFonts w:hint="eastAsia" w:ascii="宋体" w:hAnsi="宋体" w:eastAsia="宋体" w:cs="宋体"/>
          <w:b/>
          <w:bCs w:val="0"/>
          <w:sz w:val="21"/>
          <w:szCs w:val="21"/>
          <w:highlight w:val="none"/>
        </w:rPr>
        <w:t xml:space="preserve">图1 </w:t>
      </w:r>
      <w:r>
        <w:rPr>
          <w:rFonts w:hint="eastAsia" w:ascii="宋体" w:hAnsi="宋体" w:cs="宋体"/>
          <w:b/>
          <w:bCs w:val="0"/>
          <w:sz w:val="21"/>
          <w:szCs w:val="21"/>
          <w:highlight w:val="none"/>
          <w:lang w:val="en-US" w:eastAsia="zh-CN"/>
        </w:rPr>
        <w:t>全行业平均研发投入</w:t>
      </w:r>
    </w:p>
    <w:p w14:paraId="7C2466EB">
      <w:pPr>
        <w:spacing w:line="240" w:lineRule="auto"/>
        <w:ind w:firstLine="0" w:firstLineChars="0"/>
        <w:jc w:val="left"/>
        <w:rPr>
          <w:sz w:val="18"/>
          <w:szCs w:val="18"/>
        </w:rPr>
      </w:pPr>
      <w:commentRangeStart w:id="23"/>
      <w:r>
        <w:rPr>
          <w:sz w:val="18"/>
          <w:szCs w:val="18"/>
        </w:rPr>
        <w:t>注：除碳排放数据来源于中国碳核算数据库（CEADs），各省份面积数据来源于当地政府网站外，其余数据来源为Wind中国宏观数据库。</w:t>
      </w:r>
      <w:r>
        <w:rPr>
          <w:rStyle w:val="21"/>
          <w:sz w:val="18"/>
          <w:szCs w:val="18"/>
        </w:rPr>
        <w:footnoteReference w:id="1"/>
      </w:r>
      <w:commentRangeEnd w:id="23"/>
      <w:r>
        <w:rPr>
          <w:rStyle w:val="20"/>
        </w:rPr>
        <w:commentReference w:id="23"/>
      </w:r>
    </w:p>
    <w:p w14:paraId="13DCC73C">
      <w:pPr>
        <w:ind w:firstLine="480"/>
      </w:pPr>
      <w:r>
        <w:t>基于以上分析，为厘清高铁建设水平与经济高质量发展水平之间的关系，参考李光龙和范贤贤（2019）、苗丽冉（2021）的设计，构建如下的面板数据模型：</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63"/>
        <w:gridCol w:w="759"/>
      </w:tblGrid>
      <w:tr w14:paraId="5BF82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63" w:type="dxa"/>
          </w:tcPr>
          <w:p w14:paraId="0ECC00FE">
            <w:pPr>
              <w:ind w:firstLine="0" w:firstLineChars="0"/>
            </w:pPr>
            <m:oMathPara>
              <m:oMath>
                <m:sSub>
                  <m:sSubPr>
                    <m:ctrlPr>
                      <w:rPr>
                        <w:rFonts w:ascii="Cambria Math" w:hAnsi="Cambria Math"/>
                      </w:rPr>
                    </m:ctrlPr>
                  </m:sSubPr>
                  <m:e>
                    <m:r>
                      <m:rPr/>
                      <w:rPr>
                        <w:rFonts w:ascii="Cambria Math" w:hAnsi="Cambria Math"/>
                      </w:rPr>
                      <m:t>HQD</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m:sty m:val="p"/>
                      </m:rPr>
                      <w:rPr>
                        <w:rFonts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rPr>
                      <m:t>HSR</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r>
                  <m:rPr/>
                  <w:rPr>
                    <w:rFonts w:ascii="Cambria Math" w:hAnsi="Cambria Math"/>
                  </w:rPr>
                  <m:t>φ</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it</m:t>
                    </m:r>
                    <m:ctrlPr>
                      <w:rPr>
                        <w:rFonts w:ascii="Cambria Math" w:hAnsi="Cambria Math"/>
                      </w:rPr>
                    </m:ctrlPr>
                  </m:sub>
                </m:sSub>
              </m:oMath>
            </m:oMathPara>
          </w:p>
        </w:tc>
        <w:tc>
          <w:tcPr>
            <w:tcW w:w="759" w:type="dxa"/>
          </w:tcPr>
          <w:p w14:paraId="4EDE4754">
            <w:pPr>
              <w:ind w:firstLine="0" w:firstLineChars="0"/>
              <w:jc w:val="right"/>
            </w:pPr>
            <w:commentRangeStart w:id="24"/>
            <w:commentRangeStart w:id="25"/>
            <w:r>
              <w:t>(1)</w:t>
            </w:r>
            <w:commentRangeEnd w:id="24"/>
            <w:r>
              <w:rPr>
                <w:rStyle w:val="20"/>
              </w:rPr>
              <w:commentReference w:id="24"/>
            </w:r>
            <w:commentRangeEnd w:id="25"/>
            <w:r>
              <w:rPr>
                <w:rStyle w:val="20"/>
              </w:rPr>
              <w:commentReference w:id="25"/>
            </w:r>
          </w:p>
        </w:tc>
      </w:tr>
    </w:tbl>
    <w:p w14:paraId="0748FA1E">
      <w:pPr>
        <w:ind w:firstLine="480"/>
      </w:pPr>
      <w:r>
        <w:rPr>
          <w:rFonts w:hint="eastAsia"/>
        </w:rPr>
        <w:t>………………</w:t>
      </w:r>
      <w:r>
        <w:t>对数据进行整理后，导入Stata 15分析得到如表4所示的描述性统计结果：</w:t>
      </w:r>
    </w:p>
    <w:p w14:paraId="7BE3BD52">
      <w:pPr>
        <w:pStyle w:val="6"/>
        <w:spacing w:before="161" w:after="161"/>
        <w:rPr>
          <w:rFonts w:hint="eastAsia" w:ascii="宋体" w:hAnsi="宋体" w:eastAsia="宋体" w:cs="宋体"/>
          <w:b/>
          <w:bCs w:val="0"/>
        </w:rPr>
      </w:pPr>
      <w:commentRangeStart w:id="26"/>
      <w:r>
        <w:rPr>
          <w:rFonts w:hint="eastAsia" w:ascii="宋体" w:hAnsi="宋体" w:eastAsia="宋体" w:cs="宋体"/>
          <w:b/>
          <w:bCs w:val="0"/>
        </w:rPr>
        <w:t>表4 变量的描述性统计结果</w:t>
      </w:r>
      <w:commentRangeEnd w:id="26"/>
      <w:r>
        <w:rPr>
          <w:rStyle w:val="20"/>
          <w:rFonts w:hint="eastAsia" w:ascii="宋体" w:hAnsi="宋体" w:eastAsia="宋体" w:cs="宋体"/>
          <w:b/>
          <w:bCs w:val="0"/>
        </w:rPr>
        <w:commentReference w:id="26"/>
      </w:r>
    </w:p>
    <w:tbl>
      <w:tblPr>
        <w:tblStyle w:val="16"/>
        <w:tblW w:w="887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1"/>
        <w:gridCol w:w="924"/>
        <w:gridCol w:w="1080"/>
        <w:gridCol w:w="1236"/>
        <w:gridCol w:w="1236"/>
        <w:gridCol w:w="1236"/>
        <w:gridCol w:w="1363"/>
      </w:tblGrid>
      <w:tr w14:paraId="7774B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725" w:type="dxa"/>
            <w:gridSpan w:val="2"/>
            <w:tcBorders>
              <w:top w:val="single" w:color="auto" w:sz="8" w:space="0"/>
              <w:bottom w:val="single" w:color="auto" w:sz="4" w:space="0"/>
            </w:tcBorders>
            <w:shd w:val="clear" w:color="auto" w:fill="D8D8D8" w:themeFill="background1" w:themeFillShade="D9"/>
          </w:tcPr>
          <w:p w14:paraId="06B03943">
            <w:pPr>
              <w:ind w:firstLine="0" w:firstLineChars="0"/>
              <w:jc w:val="center"/>
              <w:rPr>
                <w:b/>
                <w:bCs/>
                <w:sz w:val="21"/>
                <w:szCs w:val="21"/>
              </w:rPr>
            </w:pPr>
            <w:r>
              <w:rPr>
                <w:b/>
                <w:bCs/>
                <w:sz w:val="21"/>
                <w:szCs w:val="21"/>
              </w:rPr>
              <w:t>变量</w:t>
            </w:r>
          </w:p>
        </w:tc>
        <w:tc>
          <w:tcPr>
            <w:tcW w:w="1080" w:type="dxa"/>
            <w:tcBorders>
              <w:top w:val="single" w:color="auto" w:sz="8" w:space="0"/>
              <w:bottom w:val="single" w:color="auto" w:sz="4" w:space="0"/>
            </w:tcBorders>
            <w:shd w:val="clear" w:color="auto" w:fill="D8D8D8" w:themeFill="background1" w:themeFillShade="D9"/>
          </w:tcPr>
          <w:p w14:paraId="49AF3305">
            <w:pPr>
              <w:ind w:firstLine="0" w:firstLineChars="0"/>
              <w:jc w:val="center"/>
              <w:rPr>
                <w:b/>
                <w:bCs/>
                <w:sz w:val="21"/>
                <w:szCs w:val="21"/>
              </w:rPr>
            </w:pPr>
            <w:r>
              <w:rPr>
                <w:b/>
                <w:bCs/>
                <w:sz w:val="21"/>
                <w:szCs w:val="21"/>
              </w:rPr>
              <w:t>样本数</w:t>
            </w:r>
          </w:p>
        </w:tc>
        <w:tc>
          <w:tcPr>
            <w:tcW w:w="1236" w:type="dxa"/>
            <w:tcBorders>
              <w:top w:val="single" w:color="auto" w:sz="8" w:space="0"/>
              <w:bottom w:val="single" w:color="auto" w:sz="4" w:space="0"/>
            </w:tcBorders>
            <w:shd w:val="clear" w:color="auto" w:fill="D8D8D8" w:themeFill="background1" w:themeFillShade="D9"/>
          </w:tcPr>
          <w:p w14:paraId="76022F47">
            <w:pPr>
              <w:ind w:firstLine="0" w:firstLineChars="0"/>
              <w:jc w:val="center"/>
              <w:rPr>
                <w:b/>
                <w:bCs/>
                <w:sz w:val="21"/>
                <w:szCs w:val="21"/>
              </w:rPr>
            </w:pPr>
            <w:r>
              <w:rPr>
                <w:b/>
                <w:bCs/>
                <w:sz w:val="21"/>
                <w:szCs w:val="21"/>
              </w:rPr>
              <w:t>均值</w:t>
            </w:r>
          </w:p>
        </w:tc>
        <w:tc>
          <w:tcPr>
            <w:tcW w:w="1236" w:type="dxa"/>
            <w:tcBorders>
              <w:top w:val="single" w:color="auto" w:sz="8" w:space="0"/>
              <w:bottom w:val="single" w:color="auto" w:sz="4" w:space="0"/>
            </w:tcBorders>
            <w:shd w:val="clear" w:color="auto" w:fill="D8D8D8" w:themeFill="background1" w:themeFillShade="D9"/>
          </w:tcPr>
          <w:p w14:paraId="24BDCAFB">
            <w:pPr>
              <w:ind w:firstLine="0" w:firstLineChars="0"/>
              <w:jc w:val="center"/>
              <w:rPr>
                <w:b/>
                <w:bCs/>
                <w:sz w:val="21"/>
                <w:szCs w:val="21"/>
              </w:rPr>
            </w:pPr>
            <w:r>
              <w:rPr>
                <w:b/>
                <w:bCs/>
                <w:sz w:val="21"/>
                <w:szCs w:val="21"/>
              </w:rPr>
              <w:t>标准差</w:t>
            </w:r>
          </w:p>
        </w:tc>
        <w:tc>
          <w:tcPr>
            <w:tcW w:w="1236" w:type="dxa"/>
            <w:tcBorders>
              <w:top w:val="single" w:color="auto" w:sz="8" w:space="0"/>
              <w:bottom w:val="single" w:color="auto" w:sz="4" w:space="0"/>
            </w:tcBorders>
            <w:shd w:val="clear" w:color="auto" w:fill="D8D8D8" w:themeFill="background1" w:themeFillShade="D9"/>
          </w:tcPr>
          <w:p w14:paraId="2C4B74E4">
            <w:pPr>
              <w:ind w:firstLine="0" w:firstLineChars="0"/>
              <w:jc w:val="center"/>
              <w:rPr>
                <w:b/>
                <w:bCs/>
                <w:sz w:val="21"/>
                <w:szCs w:val="21"/>
              </w:rPr>
            </w:pPr>
            <w:r>
              <w:rPr>
                <w:b/>
                <w:bCs/>
                <w:sz w:val="21"/>
                <w:szCs w:val="21"/>
              </w:rPr>
              <w:t>最小值</w:t>
            </w:r>
          </w:p>
        </w:tc>
        <w:tc>
          <w:tcPr>
            <w:tcW w:w="1363" w:type="dxa"/>
            <w:tcBorders>
              <w:top w:val="single" w:color="auto" w:sz="8" w:space="0"/>
              <w:bottom w:val="single" w:color="auto" w:sz="4" w:space="0"/>
            </w:tcBorders>
            <w:shd w:val="clear" w:color="auto" w:fill="D8D8D8" w:themeFill="background1" w:themeFillShade="D9"/>
          </w:tcPr>
          <w:p w14:paraId="5524A5D3">
            <w:pPr>
              <w:ind w:firstLine="0" w:firstLineChars="0"/>
              <w:jc w:val="center"/>
              <w:rPr>
                <w:b/>
                <w:bCs/>
                <w:sz w:val="21"/>
                <w:szCs w:val="21"/>
              </w:rPr>
            </w:pPr>
            <w:r>
              <w:rPr>
                <w:b/>
                <w:bCs/>
                <w:sz w:val="21"/>
                <w:szCs w:val="21"/>
              </w:rPr>
              <w:t>最大值</w:t>
            </w:r>
          </w:p>
        </w:tc>
      </w:tr>
      <w:tr w14:paraId="26A5F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1" w:type="dxa"/>
            <w:tcBorders>
              <w:top w:val="single" w:color="auto" w:sz="4" w:space="0"/>
              <w:bottom w:val="single" w:color="auto" w:sz="4" w:space="0"/>
            </w:tcBorders>
          </w:tcPr>
          <w:p w14:paraId="1E4F5857">
            <w:pPr>
              <w:ind w:firstLine="0" w:firstLineChars="0"/>
              <w:rPr>
                <w:b/>
                <w:bCs/>
                <w:sz w:val="21"/>
                <w:szCs w:val="21"/>
              </w:rPr>
            </w:pPr>
            <w:r>
              <w:rPr>
                <w:b/>
                <w:bCs/>
                <w:sz w:val="21"/>
                <w:szCs w:val="21"/>
              </w:rPr>
              <w:t>被解释变量</w:t>
            </w:r>
          </w:p>
        </w:tc>
        <w:tc>
          <w:tcPr>
            <w:tcW w:w="924" w:type="dxa"/>
            <w:tcBorders>
              <w:top w:val="single" w:color="auto" w:sz="4" w:space="0"/>
              <w:bottom w:val="single" w:color="auto" w:sz="4" w:space="0"/>
            </w:tcBorders>
          </w:tcPr>
          <w:p w14:paraId="3AEB9A19">
            <w:pPr>
              <w:ind w:firstLine="0" w:firstLineChars="0"/>
              <w:rPr>
                <w:i/>
                <w:iCs/>
                <w:sz w:val="21"/>
                <w:szCs w:val="21"/>
              </w:rPr>
            </w:pPr>
            <w:r>
              <w:rPr>
                <w:i/>
                <w:iCs/>
                <w:sz w:val="21"/>
                <w:szCs w:val="21"/>
              </w:rPr>
              <w:t>HQD</w:t>
            </w:r>
          </w:p>
        </w:tc>
        <w:tc>
          <w:tcPr>
            <w:tcW w:w="1080" w:type="dxa"/>
            <w:tcBorders>
              <w:top w:val="single" w:color="auto" w:sz="4" w:space="0"/>
              <w:bottom w:val="single" w:color="auto" w:sz="4" w:space="0"/>
            </w:tcBorders>
          </w:tcPr>
          <w:p w14:paraId="19D09B77">
            <w:pPr>
              <w:ind w:firstLine="0" w:firstLineChars="0"/>
              <w:jc w:val="center"/>
              <w:rPr>
                <w:sz w:val="21"/>
                <w:szCs w:val="21"/>
              </w:rPr>
            </w:pPr>
            <w:r>
              <w:rPr>
                <w:sz w:val="21"/>
                <w:szCs w:val="21"/>
              </w:rPr>
              <w:t>300</w:t>
            </w:r>
          </w:p>
        </w:tc>
        <w:tc>
          <w:tcPr>
            <w:tcW w:w="1236" w:type="dxa"/>
            <w:tcBorders>
              <w:top w:val="single" w:color="auto" w:sz="4" w:space="0"/>
              <w:bottom w:val="single" w:color="auto" w:sz="4" w:space="0"/>
            </w:tcBorders>
          </w:tcPr>
          <w:p w14:paraId="2DD08DAA">
            <w:pPr>
              <w:ind w:firstLine="0" w:firstLineChars="0"/>
              <w:jc w:val="center"/>
              <w:rPr>
                <w:sz w:val="21"/>
                <w:szCs w:val="21"/>
              </w:rPr>
            </w:pPr>
            <w:r>
              <w:rPr>
                <w:sz w:val="21"/>
                <w:szCs w:val="21"/>
              </w:rPr>
              <w:t>0.2131607</w:t>
            </w:r>
          </w:p>
        </w:tc>
        <w:tc>
          <w:tcPr>
            <w:tcW w:w="1236" w:type="dxa"/>
            <w:tcBorders>
              <w:top w:val="single" w:color="auto" w:sz="4" w:space="0"/>
              <w:bottom w:val="single" w:color="auto" w:sz="4" w:space="0"/>
            </w:tcBorders>
          </w:tcPr>
          <w:p w14:paraId="56DE9209">
            <w:pPr>
              <w:ind w:firstLine="0" w:firstLineChars="0"/>
              <w:jc w:val="center"/>
              <w:rPr>
                <w:sz w:val="21"/>
                <w:szCs w:val="21"/>
              </w:rPr>
            </w:pPr>
            <w:r>
              <w:rPr>
                <w:sz w:val="21"/>
                <w:szCs w:val="21"/>
              </w:rPr>
              <w:t>0.1785541</w:t>
            </w:r>
          </w:p>
        </w:tc>
        <w:tc>
          <w:tcPr>
            <w:tcW w:w="1236" w:type="dxa"/>
            <w:tcBorders>
              <w:top w:val="single" w:color="auto" w:sz="4" w:space="0"/>
              <w:bottom w:val="single" w:color="auto" w:sz="4" w:space="0"/>
            </w:tcBorders>
          </w:tcPr>
          <w:p w14:paraId="344A3088">
            <w:pPr>
              <w:ind w:firstLine="0" w:firstLineChars="0"/>
              <w:jc w:val="center"/>
              <w:rPr>
                <w:sz w:val="21"/>
                <w:szCs w:val="21"/>
              </w:rPr>
            </w:pPr>
            <w:r>
              <w:rPr>
                <w:sz w:val="21"/>
                <w:szCs w:val="21"/>
              </w:rPr>
              <w:t>0.0605159</w:t>
            </w:r>
          </w:p>
        </w:tc>
        <w:tc>
          <w:tcPr>
            <w:tcW w:w="1363" w:type="dxa"/>
            <w:tcBorders>
              <w:top w:val="single" w:color="auto" w:sz="4" w:space="0"/>
              <w:bottom w:val="single" w:color="auto" w:sz="4" w:space="0"/>
            </w:tcBorders>
          </w:tcPr>
          <w:p w14:paraId="113AB427">
            <w:pPr>
              <w:ind w:firstLine="0" w:firstLineChars="0"/>
              <w:jc w:val="center"/>
              <w:rPr>
                <w:sz w:val="21"/>
                <w:szCs w:val="21"/>
              </w:rPr>
            </w:pPr>
            <w:r>
              <w:rPr>
                <w:sz w:val="21"/>
                <w:szCs w:val="21"/>
              </w:rPr>
              <w:t>0.812826</w:t>
            </w:r>
          </w:p>
        </w:tc>
      </w:tr>
      <w:tr w14:paraId="46318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1" w:type="dxa"/>
            <w:tcBorders>
              <w:top w:val="single" w:color="auto" w:sz="4" w:space="0"/>
              <w:bottom w:val="single" w:color="auto" w:sz="4" w:space="0"/>
            </w:tcBorders>
          </w:tcPr>
          <w:p w14:paraId="27D4553E">
            <w:pPr>
              <w:ind w:firstLine="0" w:firstLineChars="0"/>
              <w:rPr>
                <w:b/>
                <w:bCs/>
                <w:sz w:val="21"/>
                <w:szCs w:val="21"/>
              </w:rPr>
            </w:pPr>
            <w:r>
              <w:rPr>
                <w:b/>
                <w:bCs/>
                <w:sz w:val="21"/>
                <w:szCs w:val="21"/>
              </w:rPr>
              <w:t>核心解释变量</w:t>
            </w:r>
          </w:p>
        </w:tc>
        <w:tc>
          <w:tcPr>
            <w:tcW w:w="924" w:type="dxa"/>
            <w:tcBorders>
              <w:top w:val="single" w:color="auto" w:sz="4" w:space="0"/>
              <w:bottom w:val="single" w:color="auto" w:sz="4" w:space="0"/>
            </w:tcBorders>
          </w:tcPr>
          <w:p w14:paraId="48E967A2">
            <w:pPr>
              <w:ind w:firstLine="0" w:firstLineChars="0"/>
              <w:rPr>
                <w:i/>
                <w:iCs/>
                <w:sz w:val="21"/>
                <w:szCs w:val="21"/>
              </w:rPr>
            </w:pPr>
            <w:r>
              <w:rPr>
                <w:i/>
                <w:iCs/>
                <w:sz w:val="21"/>
                <w:szCs w:val="21"/>
              </w:rPr>
              <w:t>HSR</w:t>
            </w:r>
          </w:p>
        </w:tc>
        <w:tc>
          <w:tcPr>
            <w:tcW w:w="1080" w:type="dxa"/>
            <w:tcBorders>
              <w:top w:val="single" w:color="auto" w:sz="4" w:space="0"/>
              <w:bottom w:val="single" w:color="auto" w:sz="4" w:space="0"/>
            </w:tcBorders>
          </w:tcPr>
          <w:p w14:paraId="5EA90F7F">
            <w:pPr>
              <w:ind w:firstLine="0" w:firstLineChars="0"/>
              <w:jc w:val="center"/>
              <w:rPr>
                <w:sz w:val="21"/>
                <w:szCs w:val="21"/>
              </w:rPr>
            </w:pPr>
            <w:r>
              <w:rPr>
                <w:sz w:val="21"/>
                <w:szCs w:val="21"/>
              </w:rPr>
              <w:t>300</w:t>
            </w:r>
          </w:p>
        </w:tc>
        <w:tc>
          <w:tcPr>
            <w:tcW w:w="1236" w:type="dxa"/>
            <w:tcBorders>
              <w:top w:val="single" w:color="auto" w:sz="4" w:space="0"/>
              <w:bottom w:val="single" w:color="auto" w:sz="4" w:space="0"/>
            </w:tcBorders>
          </w:tcPr>
          <w:p w14:paraId="7FB5866E">
            <w:pPr>
              <w:ind w:firstLine="0" w:firstLineChars="0"/>
              <w:jc w:val="center"/>
              <w:rPr>
                <w:sz w:val="21"/>
                <w:szCs w:val="21"/>
              </w:rPr>
            </w:pPr>
            <w:r>
              <w:rPr>
                <w:sz w:val="21"/>
                <w:szCs w:val="21"/>
              </w:rPr>
              <w:t>0.56385</w:t>
            </w:r>
          </w:p>
        </w:tc>
        <w:tc>
          <w:tcPr>
            <w:tcW w:w="1236" w:type="dxa"/>
            <w:tcBorders>
              <w:top w:val="single" w:color="auto" w:sz="4" w:space="0"/>
              <w:bottom w:val="single" w:color="auto" w:sz="4" w:space="0"/>
            </w:tcBorders>
          </w:tcPr>
          <w:p w14:paraId="5C7A4DEE">
            <w:pPr>
              <w:ind w:firstLine="0" w:firstLineChars="0"/>
              <w:jc w:val="center"/>
              <w:rPr>
                <w:sz w:val="21"/>
                <w:szCs w:val="21"/>
              </w:rPr>
            </w:pPr>
            <w:r>
              <w:rPr>
                <w:sz w:val="21"/>
                <w:szCs w:val="21"/>
              </w:rPr>
              <w:t>0.5681</w:t>
            </w:r>
          </w:p>
        </w:tc>
        <w:tc>
          <w:tcPr>
            <w:tcW w:w="1236" w:type="dxa"/>
            <w:tcBorders>
              <w:top w:val="single" w:color="auto" w:sz="4" w:space="0"/>
              <w:bottom w:val="single" w:color="auto" w:sz="4" w:space="0"/>
            </w:tcBorders>
          </w:tcPr>
          <w:p w14:paraId="4170DC19">
            <w:pPr>
              <w:ind w:firstLine="0" w:firstLineChars="0"/>
              <w:jc w:val="center"/>
              <w:rPr>
                <w:sz w:val="21"/>
                <w:szCs w:val="21"/>
              </w:rPr>
            </w:pPr>
            <w:r>
              <w:rPr>
                <w:sz w:val="21"/>
                <w:szCs w:val="21"/>
              </w:rPr>
              <w:t>0</w:t>
            </w:r>
          </w:p>
        </w:tc>
        <w:tc>
          <w:tcPr>
            <w:tcW w:w="1363" w:type="dxa"/>
            <w:tcBorders>
              <w:top w:val="single" w:color="auto" w:sz="4" w:space="0"/>
              <w:bottom w:val="single" w:color="auto" w:sz="4" w:space="0"/>
            </w:tcBorders>
          </w:tcPr>
          <w:p w14:paraId="173975C0">
            <w:pPr>
              <w:ind w:firstLine="0" w:firstLineChars="0"/>
              <w:jc w:val="center"/>
              <w:rPr>
                <w:sz w:val="21"/>
                <w:szCs w:val="21"/>
              </w:rPr>
            </w:pPr>
            <w:r>
              <w:rPr>
                <w:sz w:val="21"/>
                <w:szCs w:val="21"/>
              </w:rPr>
              <w:t>0.0264907</w:t>
            </w:r>
          </w:p>
        </w:tc>
      </w:tr>
      <w:tr w14:paraId="04473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1" w:type="dxa"/>
            <w:vMerge w:val="restart"/>
            <w:tcBorders>
              <w:top w:val="single" w:color="auto" w:sz="4" w:space="0"/>
            </w:tcBorders>
            <w:vAlign w:val="center"/>
          </w:tcPr>
          <w:p w14:paraId="394C2FED">
            <w:pPr>
              <w:ind w:firstLine="0" w:firstLineChars="0"/>
              <w:rPr>
                <w:b/>
                <w:bCs/>
                <w:sz w:val="21"/>
                <w:szCs w:val="21"/>
              </w:rPr>
            </w:pPr>
            <w:r>
              <w:rPr>
                <w:b/>
                <w:bCs/>
                <w:sz w:val="21"/>
                <w:szCs w:val="21"/>
              </w:rPr>
              <w:t>控制变量</w:t>
            </w:r>
          </w:p>
        </w:tc>
        <w:tc>
          <w:tcPr>
            <w:tcW w:w="924" w:type="dxa"/>
            <w:tcBorders>
              <w:top w:val="single" w:color="auto" w:sz="4" w:space="0"/>
            </w:tcBorders>
          </w:tcPr>
          <w:p w14:paraId="7ADDE0F7">
            <w:pPr>
              <w:ind w:firstLine="0" w:firstLineChars="0"/>
              <w:rPr>
                <w:i/>
                <w:iCs/>
                <w:sz w:val="21"/>
                <w:szCs w:val="21"/>
              </w:rPr>
            </w:pPr>
            <w:r>
              <w:rPr>
                <w:i/>
                <w:iCs/>
                <w:sz w:val="21"/>
                <w:szCs w:val="21"/>
              </w:rPr>
              <w:t>PGDP</w:t>
            </w:r>
          </w:p>
        </w:tc>
        <w:tc>
          <w:tcPr>
            <w:tcW w:w="1080" w:type="dxa"/>
            <w:tcBorders>
              <w:top w:val="single" w:color="auto" w:sz="4" w:space="0"/>
            </w:tcBorders>
          </w:tcPr>
          <w:p w14:paraId="71862AF0">
            <w:pPr>
              <w:ind w:firstLine="0" w:firstLineChars="0"/>
              <w:jc w:val="center"/>
              <w:rPr>
                <w:sz w:val="21"/>
                <w:szCs w:val="21"/>
              </w:rPr>
            </w:pPr>
            <w:r>
              <w:rPr>
                <w:sz w:val="21"/>
                <w:szCs w:val="21"/>
              </w:rPr>
              <w:t>300</w:t>
            </w:r>
          </w:p>
        </w:tc>
        <w:tc>
          <w:tcPr>
            <w:tcW w:w="1236" w:type="dxa"/>
            <w:tcBorders>
              <w:top w:val="single" w:color="auto" w:sz="4" w:space="0"/>
            </w:tcBorders>
          </w:tcPr>
          <w:p w14:paraId="4186D38E">
            <w:pPr>
              <w:ind w:firstLine="0" w:firstLineChars="0"/>
              <w:jc w:val="center"/>
              <w:rPr>
                <w:sz w:val="21"/>
                <w:szCs w:val="21"/>
              </w:rPr>
            </w:pPr>
            <w:r>
              <w:rPr>
                <w:sz w:val="21"/>
                <w:szCs w:val="21"/>
              </w:rPr>
              <w:t>5.265947</w:t>
            </w:r>
          </w:p>
        </w:tc>
        <w:tc>
          <w:tcPr>
            <w:tcW w:w="1236" w:type="dxa"/>
            <w:tcBorders>
              <w:top w:val="single" w:color="auto" w:sz="4" w:space="0"/>
            </w:tcBorders>
          </w:tcPr>
          <w:p w14:paraId="5E08A5BF">
            <w:pPr>
              <w:ind w:firstLine="0" w:firstLineChars="0"/>
              <w:jc w:val="center"/>
              <w:rPr>
                <w:sz w:val="21"/>
                <w:szCs w:val="21"/>
              </w:rPr>
            </w:pPr>
            <w:r>
              <w:rPr>
                <w:sz w:val="21"/>
                <w:szCs w:val="21"/>
              </w:rPr>
              <w:t>2.632594</w:t>
            </w:r>
          </w:p>
        </w:tc>
        <w:tc>
          <w:tcPr>
            <w:tcW w:w="1236" w:type="dxa"/>
            <w:tcBorders>
              <w:top w:val="single" w:color="auto" w:sz="4" w:space="0"/>
            </w:tcBorders>
          </w:tcPr>
          <w:p w14:paraId="3C35E47A">
            <w:pPr>
              <w:ind w:firstLine="0" w:firstLineChars="0"/>
              <w:jc w:val="center"/>
              <w:rPr>
                <w:sz w:val="21"/>
                <w:szCs w:val="21"/>
              </w:rPr>
            </w:pPr>
            <w:r>
              <w:rPr>
                <w:sz w:val="21"/>
                <w:szCs w:val="21"/>
              </w:rPr>
              <w:t>1.3119</w:t>
            </w:r>
          </w:p>
        </w:tc>
        <w:tc>
          <w:tcPr>
            <w:tcW w:w="1363" w:type="dxa"/>
            <w:tcBorders>
              <w:top w:val="single" w:color="auto" w:sz="4" w:space="0"/>
            </w:tcBorders>
          </w:tcPr>
          <w:p w14:paraId="5D985120">
            <w:pPr>
              <w:ind w:firstLine="0" w:firstLineChars="0"/>
              <w:jc w:val="center"/>
              <w:rPr>
                <w:sz w:val="21"/>
                <w:szCs w:val="21"/>
              </w:rPr>
            </w:pPr>
            <w:r>
              <w:rPr>
                <w:sz w:val="21"/>
                <w:szCs w:val="21"/>
              </w:rPr>
              <w:t>16.422</w:t>
            </w:r>
          </w:p>
        </w:tc>
      </w:tr>
      <w:tr w14:paraId="17FAD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1" w:type="dxa"/>
            <w:vMerge w:val="continue"/>
            <w:tcBorders>
              <w:bottom w:val="single" w:color="auto" w:sz="8" w:space="0"/>
            </w:tcBorders>
          </w:tcPr>
          <w:p w14:paraId="7EB1E61F">
            <w:pPr>
              <w:ind w:firstLine="0" w:firstLineChars="0"/>
              <w:rPr>
                <w:sz w:val="21"/>
                <w:szCs w:val="21"/>
              </w:rPr>
            </w:pPr>
          </w:p>
        </w:tc>
        <w:tc>
          <w:tcPr>
            <w:tcW w:w="924" w:type="dxa"/>
            <w:tcBorders>
              <w:bottom w:val="single" w:color="auto" w:sz="8" w:space="0"/>
            </w:tcBorders>
            <w:vAlign w:val="center"/>
          </w:tcPr>
          <w:p w14:paraId="5A5C4C19">
            <w:pPr>
              <w:ind w:firstLine="0" w:firstLineChars="0"/>
              <w:rPr>
                <w:i/>
                <w:iCs/>
                <w:sz w:val="21"/>
                <w:szCs w:val="21"/>
              </w:rPr>
            </w:pPr>
            <w:r>
              <w:rPr>
                <w:i/>
                <w:iCs/>
                <w:sz w:val="21"/>
                <w:szCs w:val="21"/>
              </w:rPr>
              <w:t>GOV</w:t>
            </w:r>
          </w:p>
        </w:tc>
        <w:tc>
          <w:tcPr>
            <w:tcW w:w="1080" w:type="dxa"/>
            <w:tcBorders>
              <w:bottom w:val="single" w:color="auto" w:sz="8" w:space="0"/>
            </w:tcBorders>
          </w:tcPr>
          <w:p w14:paraId="6B0E0F5C">
            <w:pPr>
              <w:ind w:firstLine="0" w:firstLineChars="0"/>
              <w:jc w:val="center"/>
              <w:rPr>
                <w:sz w:val="21"/>
                <w:szCs w:val="21"/>
              </w:rPr>
            </w:pPr>
            <w:r>
              <w:rPr>
                <w:sz w:val="21"/>
                <w:szCs w:val="21"/>
              </w:rPr>
              <w:t>300</w:t>
            </w:r>
          </w:p>
        </w:tc>
        <w:tc>
          <w:tcPr>
            <w:tcW w:w="1236" w:type="dxa"/>
            <w:tcBorders>
              <w:bottom w:val="single" w:color="auto" w:sz="8" w:space="0"/>
            </w:tcBorders>
          </w:tcPr>
          <w:p w14:paraId="69CDC5CE">
            <w:pPr>
              <w:ind w:firstLine="0" w:firstLineChars="0"/>
              <w:jc w:val="center"/>
              <w:rPr>
                <w:sz w:val="21"/>
                <w:szCs w:val="21"/>
              </w:rPr>
            </w:pPr>
            <w:r>
              <w:rPr>
                <w:sz w:val="21"/>
                <w:szCs w:val="21"/>
              </w:rPr>
              <w:t>0.1105955</w:t>
            </w:r>
          </w:p>
        </w:tc>
        <w:tc>
          <w:tcPr>
            <w:tcW w:w="1236" w:type="dxa"/>
            <w:tcBorders>
              <w:bottom w:val="single" w:color="auto" w:sz="8" w:space="0"/>
            </w:tcBorders>
          </w:tcPr>
          <w:p w14:paraId="6F91EBCB">
            <w:pPr>
              <w:ind w:firstLine="0" w:firstLineChars="0"/>
              <w:jc w:val="center"/>
              <w:rPr>
                <w:sz w:val="21"/>
                <w:szCs w:val="21"/>
              </w:rPr>
            </w:pPr>
            <w:r>
              <w:rPr>
                <w:sz w:val="21"/>
                <w:szCs w:val="21"/>
              </w:rPr>
              <w:t>0.030643</w:t>
            </w:r>
          </w:p>
        </w:tc>
        <w:tc>
          <w:tcPr>
            <w:tcW w:w="1236" w:type="dxa"/>
            <w:tcBorders>
              <w:bottom w:val="single" w:color="auto" w:sz="8" w:space="0"/>
            </w:tcBorders>
          </w:tcPr>
          <w:p w14:paraId="79520CD0">
            <w:pPr>
              <w:ind w:firstLine="0" w:firstLineChars="0"/>
              <w:jc w:val="center"/>
              <w:rPr>
                <w:sz w:val="21"/>
                <w:szCs w:val="21"/>
              </w:rPr>
            </w:pPr>
            <w:r>
              <w:rPr>
                <w:sz w:val="21"/>
                <w:szCs w:val="21"/>
              </w:rPr>
              <w:t>0.030643</w:t>
            </w:r>
          </w:p>
        </w:tc>
        <w:tc>
          <w:tcPr>
            <w:tcW w:w="1363" w:type="dxa"/>
            <w:tcBorders>
              <w:bottom w:val="single" w:color="auto" w:sz="8" w:space="0"/>
            </w:tcBorders>
          </w:tcPr>
          <w:p w14:paraId="61FF3B70">
            <w:pPr>
              <w:ind w:firstLine="0" w:firstLineChars="0"/>
              <w:jc w:val="center"/>
              <w:rPr>
                <w:sz w:val="21"/>
                <w:szCs w:val="21"/>
              </w:rPr>
            </w:pPr>
            <w:r>
              <w:rPr>
                <w:sz w:val="21"/>
                <w:szCs w:val="21"/>
              </w:rPr>
              <w:t>0.2273388</w:t>
            </w:r>
          </w:p>
        </w:tc>
      </w:tr>
    </w:tbl>
    <w:p w14:paraId="0D22F992">
      <w:pPr>
        <w:widowControl/>
        <w:spacing w:line="240" w:lineRule="auto"/>
        <w:ind w:firstLine="0" w:firstLineChars="0"/>
        <w:jc w:val="left"/>
        <w:rPr>
          <w:rFonts w:eastAsia="黑体"/>
          <w:b/>
          <w:bCs/>
          <w:sz w:val="32"/>
          <w:szCs w:val="40"/>
        </w:rPr>
      </w:pPr>
      <w:r>
        <w:br w:type="page"/>
      </w:r>
    </w:p>
    <w:p w14:paraId="32039864">
      <w:pPr>
        <w:pStyle w:val="2"/>
        <w:rPr>
          <w:rFonts w:hint="eastAsia"/>
          <w:sz w:val="36"/>
          <w:szCs w:val="36"/>
        </w:rPr>
      </w:pPr>
      <w:bookmarkStart w:id="5" w:name="_Hlk97132158"/>
      <w:bookmarkStart w:id="7" w:name="_GoBack"/>
      <w:r>
        <w:rPr>
          <w:rFonts w:hint="eastAsia"/>
          <w:sz w:val="36"/>
          <w:szCs w:val="36"/>
        </w:rPr>
        <w:t>参考文献</w:t>
      </w:r>
      <w:r>
        <w:rPr>
          <w:sz w:val="36"/>
          <w:szCs w:val="36"/>
        </w:rPr>
        <w:commentReference w:id="27"/>
      </w:r>
    </w:p>
    <w:bookmarkEnd w:id="7"/>
    <w:p w14:paraId="2137BAA0">
      <w:pPr>
        <w:ind w:firstLine="0" w:firstLineChars="0"/>
      </w:pPr>
    </w:p>
    <w:p w14:paraId="5EAE32D2">
      <w:pPr>
        <w:ind w:firstLine="0" w:firstLineChars="0"/>
      </w:pPr>
      <w:commentRangeStart w:id="28"/>
      <w:r>
        <w:t>[1]</w:t>
      </w:r>
      <w:commentRangeEnd w:id="28"/>
      <w:r>
        <w:rPr>
          <w:rStyle w:val="20"/>
        </w:rPr>
        <w:commentReference w:id="28"/>
      </w:r>
      <w:r>
        <w:t xml:space="preserve"> </w:t>
      </w:r>
      <w:commentRangeStart w:id="29"/>
      <w:r>
        <w:t xml:space="preserve">陈强. 计量经济学及Stata应用[M]. </w:t>
      </w:r>
      <w:r>
        <w:rPr>
          <w:rFonts w:hint="eastAsia"/>
        </w:rPr>
        <w:t>北京：</w:t>
      </w:r>
      <w:r>
        <w:t>高等教育出版社</w:t>
      </w:r>
      <w:ins w:id="51" w:author="乐呵～李丹" w:date="2024-11-29T18:51:00Z">
        <w:r>
          <w:rPr>
            <w:rFonts w:hint="eastAsia"/>
          </w:rPr>
          <w:t>.</w:t>
        </w:r>
        <w:commentRangeEnd w:id="29"/>
      </w:ins>
      <w:r>
        <w:rPr>
          <w:rStyle w:val="20"/>
        </w:rPr>
        <w:commentReference w:id="29"/>
      </w:r>
    </w:p>
    <w:p w14:paraId="5BCB615E">
      <w:pPr>
        <w:ind w:firstLine="0" w:firstLineChars="0"/>
      </w:pPr>
      <w:commentRangeStart w:id="30"/>
      <w:r>
        <w:rPr>
          <w:rFonts w:hint="eastAsia"/>
        </w:rPr>
        <w:t>[</w:t>
      </w:r>
      <w:r>
        <w:t xml:space="preserve">2] </w:t>
      </w:r>
      <w:r>
        <w:rPr>
          <w:rFonts w:hint="eastAsia"/>
        </w:rPr>
        <w:t>陈诗一,</w:t>
      </w:r>
      <w:r>
        <w:t xml:space="preserve"> </w:t>
      </w:r>
      <w:r>
        <w:rPr>
          <w:rFonts w:hint="eastAsia"/>
        </w:rPr>
        <w:t>陈登科.</w:t>
      </w:r>
      <w:r>
        <w:t xml:space="preserve"> 雾霾污染、政府治理与经济高质量发展[J]</w:t>
      </w:r>
      <w:r>
        <w:rPr>
          <w:rFonts w:hint="eastAsia"/>
        </w:rPr>
        <w:t xml:space="preserve">. </w:t>
      </w:r>
      <w:r>
        <w:t>经济研究</w:t>
      </w:r>
      <w:r>
        <w:rPr>
          <w:rFonts w:hint="eastAsia"/>
        </w:rPr>
        <w:t>,</w:t>
      </w:r>
      <w:r>
        <w:t xml:space="preserve"> 2018, </w:t>
      </w:r>
      <w:r>
        <w:rPr>
          <w:rFonts w:hint="eastAsia"/>
        </w:rPr>
        <w:t>(</w:t>
      </w:r>
      <w:r>
        <w:t>2)</w:t>
      </w:r>
      <w:r>
        <w:rPr>
          <w:rFonts w:hint="eastAsia"/>
        </w:rPr>
        <w:t>:</w:t>
      </w:r>
      <w:r>
        <w:t xml:space="preserve"> 20-34</w:t>
      </w:r>
      <w:commentRangeEnd w:id="30"/>
      <w:r>
        <w:rPr>
          <w:rStyle w:val="20"/>
        </w:rPr>
        <w:commentReference w:id="30"/>
      </w:r>
      <w:r>
        <w:rPr>
          <w:rFonts w:hint="eastAsia"/>
        </w:rPr>
        <w:t>.</w:t>
      </w:r>
    </w:p>
    <w:p w14:paraId="006AD00D">
      <w:pPr>
        <w:ind w:firstLine="0" w:firstLineChars="0"/>
      </w:pPr>
      <w:r>
        <w:rPr>
          <w:rFonts w:hint="eastAsia"/>
        </w:rPr>
        <w:t>…………………………</w:t>
      </w:r>
    </w:p>
    <w:p w14:paraId="18BF9E3E">
      <w:pPr>
        <w:ind w:firstLine="0" w:firstLineChars="0"/>
      </w:pPr>
    </w:p>
    <w:p w14:paraId="7E527961">
      <w:pPr>
        <w:ind w:firstLine="0" w:firstLineChars="0"/>
      </w:pPr>
      <w:r>
        <w:t xml:space="preserve">[36] </w:t>
      </w:r>
      <w:commentRangeStart w:id="31"/>
      <w:r>
        <w:t>Barbier, E. B</w:t>
      </w:r>
      <w:ins w:id="52" w:author="乐呵～李丹 [2]" w:date="2024-12-08T21:03:52Z">
        <w:r>
          <w:rPr>
            <w:rFonts w:hint="eastAsia"/>
            <w:lang w:val="en-US" w:eastAsia="zh-CN"/>
          </w:rPr>
          <w:t>,</w:t>
        </w:r>
      </w:ins>
      <w:ins w:id="53" w:author="乐呵～李丹 [2]" w:date="2024-12-08T21:03:58Z">
        <w:r>
          <w:rPr>
            <w:rFonts w:hint="eastAsia"/>
            <w:lang w:val="en-US" w:eastAsia="zh-CN"/>
          </w:rPr>
          <w:t xml:space="preserve"> </w:t>
        </w:r>
      </w:ins>
      <w:r>
        <w:t>1987</w:t>
      </w:r>
      <w:ins w:id="54" w:author="乐呵～李丹 [2]" w:date="2024-12-08T21:03:54Z">
        <w:r>
          <w:rPr>
            <w:rFonts w:hint="eastAsia"/>
            <w:lang w:val="en-US" w:eastAsia="zh-CN"/>
          </w:rPr>
          <w:t>,</w:t>
        </w:r>
      </w:ins>
      <w:ins w:id="55" w:author="乐呵～李丹 [2]" w:date="2024-12-08T21:04:06Z">
        <w:r>
          <w:rPr>
            <w:rFonts w:hint="eastAsia"/>
            <w:lang w:val="en-US" w:eastAsia="zh-CN"/>
          </w:rPr>
          <w:t xml:space="preserve"> </w:t>
        </w:r>
      </w:ins>
      <w:r>
        <w:t>The concept of sustainable economic development</w:t>
      </w:r>
      <w:ins w:id="56" w:author="乐呵～李丹 [2]" w:date="2024-12-08T21:08:17Z">
        <w:r>
          <w:rPr>
            <w:rFonts w:hint="eastAsia"/>
            <w:lang w:val="en-US" w:eastAsia="zh-CN"/>
          </w:rPr>
          <w:t>,</w:t>
        </w:r>
      </w:ins>
      <w:ins w:id="57" w:author="乐呵～李丹 [2]" w:date="2024-12-08T21:08:20Z">
        <w:r>
          <w:rPr>
            <w:rFonts w:hint="eastAsia"/>
            <w:lang w:val="en-US" w:eastAsia="zh-CN"/>
          </w:rPr>
          <w:t xml:space="preserve"> </w:t>
        </w:r>
      </w:ins>
      <w:r>
        <w:rPr>
          <w:i/>
          <w:iCs/>
        </w:rPr>
        <w:t xml:space="preserve">Environmental conservation, </w:t>
      </w:r>
      <w:r>
        <w:rPr>
          <w:i w:val="0"/>
          <w:iCs w:val="0"/>
        </w:rPr>
        <w:t>14</w:t>
      </w:r>
      <w:r>
        <w:t>(2), 101-110.</w:t>
      </w:r>
      <w:commentRangeEnd w:id="31"/>
      <w:r>
        <w:rPr>
          <w:rStyle w:val="20"/>
        </w:rPr>
        <w:commentReference w:id="31"/>
      </w:r>
    </w:p>
    <w:p w14:paraId="16205280">
      <w:pPr>
        <w:ind w:firstLine="0" w:firstLineChars="0"/>
      </w:pPr>
      <w:r>
        <w:t xml:space="preserve">[37] </w:t>
      </w:r>
      <w:commentRangeStart w:id="32"/>
      <w:r>
        <w:t>Bueno, G., Hoyos, D., &amp; Capellán-Pérez, I</w:t>
      </w:r>
      <w:ins w:id="58" w:author="乐呵～李丹 [2]" w:date="2024-12-08T21:07:36Z">
        <w:r>
          <w:rPr>
            <w:rFonts w:hint="eastAsia"/>
            <w:lang w:val="en-US" w:eastAsia="zh-CN"/>
          </w:rPr>
          <w:t>,</w:t>
        </w:r>
      </w:ins>
      <w:ins w:id="59" w:author="乐呵～李丹 [2]" w:date="2024-12-08T21:09:15Z">
        <w:r>
          <w:rPr>
            <w:rFonts w:hint="eastAsia"/>
            <w:lang w:val="en-US" w:eastAsia="zh-CN"/>
          </w:rPr>
          <w:t xml:space="preserve"> </w:t>
        </w:r>
      </w:ins>
      <w:r>
        <w:t>2017</w:t>
      </w:r>
      <w:ins w:id="60" w:author="乐呵～李丹 [2]" w:date="2024-12-08T21:07:38Z">
        <w:r>
          <w:rPr>
            <w:rFonts w:hint="eastAsia"/>
            <w:lang w:val="en-US" w:eastAsia="zh-CN"/>
          </w:rPr>
          <w:t>,</w:t>
        </w:r>
        <w:commentRangeEnd w:id="32"/>
      </w:ins>
      <w:r>
        <w:rPr>
          <w:rStyle w:val="20"/>
        </w:rPr>
        <w:commentReference w:id="32"/>
      </w:r>
      <w:r>
        <w:t xml:space="preserve"> </w:t>
      </w:r>
      <w:commentRangeStart w:id="33"/>
      <w:r>
        <w:t>Evaluating the environmental performance of the high speed rail project in the Basque Country, Spain</w:t>
      </w:r>
      <w:ins w:id="61" w:author="乐呵～李丹 [2]" w:date="2024-12-08T21:09:20Z">
        <w:r>
          <w:rPr>
            <w:rFonts w:hint="eastAsia"/>
            <w:lang w:val="en-US" w:eastAsia="zh-CN"/>
          </w:rPr>
          <w:t>,</w:t>
        </w:r>
        <w:commentRangeEnd w:id="33"/>
      </w:ins>
      <w:r>
        <w:rPr>
          <w:rStyle w:val="20"/>
        </w:rPr>
        <w:commentReference w:id="33"/>
      </w:r>
      <w:r>
        <w:t xml:space="preserve"> </w:t>
      </w:r>
      <w:commentRangeStart w:id="34"/>
      <w:r>
        <w:rPr>
          <w:i/>
          <w:iCs/>
        </w:rPr>
        <w:t>Research in Transportation Economics,</w:t>
      </w:r>
      <w:commentRangeEnd w:id="34"/>
      <w:r>
        <w:rPr>
          <w:rStyle w:val="20"/>
        </w:rPr>
        <w:commentReference w:id="34"/>
      </w:r>
      <w:commentRangeStart w:id="35"/>
      <w:r>
        <w:rPr>
          <w:i w:val="0"/>
          <w:iCs w:val="0"/>
        </w:rPr>
        <w:t>62</w:t>
      </w:r>
      <w:r>
        <w:t>, 44-56.</w:t>
      </w:r>
      <w:commentRangeEnd w:id="35"/>
      <w:r>
        <w:rPr>
          <w:rStyle w:val="20"/>
        </w:rPr>
        <w:commentReference w:id="35"/>
      </w:r>
    </w:p>
    <w:p w14:paraId="15D289A6">
      <w:pPr>
        <w:ind w:firstLine="0" w:firstLineChars="0"/>
        <w:sectPr>
          <w:footnotePr>
            <w:numRestart w:val="eachPage"/>
          </w:footnotePr>
          <w:pgSz w:w="11906" w:h="16838"/>
          <w:pgMar w:top="1440" w:right="1797" w:bottom="1440" w:left="1797" w:header="850" w:footer="992" w:gutter="0"/>
          <w:pgNumType w:start="1"/>
          <w:cols w:space="720" w:num="1"/>
          <w:docGrid w:type="lines" w:linePitch="322" w:charSpace="0"/>
        </w:sectPr>
      </w:pPr>
      <w:r>
        <w:t xml:space="preserve">[47] </w:t>
      </w:r>
      <w:commentRangeStart w:id="36"/>
      <w:r>
        <w:t>World Bank</w:t>
      </w:r>
      <w:ins w:id="62" w:author="乐呵～李丹 [2]" w:date="2024-12-08T21:04:58Z">
        <w:r>
          <w:rPr>
            <w:rFonts w:hint="eastAsia"/>
            <w:lang w:val="en-US" w:eastAsia="zh-CN"/>
          </w:rPr>
          <w:t>,</w:t>
        </w:r>
      </w:ins>
      <w:r>
        <w:t>1994</w:t>
      </w:r>
      <w:ins w:id="63" w:author="乐呵～李丹 [2]" w:date="2024-12-08T21:05:00Z">
        <w:r>
          <w:rPr>
            <w:rFonts w:hint="eastAsia"/>
            <w:lang w:val="en-US" w:eastAsia="zh-CN"/>
          </w:rPr>
          <w:t>,</w:t>
        </w:r>
      </w:ins>
      <w:r>
        <w:t xml:space="preserve"> </w:t>
      </w:r>
      <w:r>
        <w:rPr>
          <w:i/>
          <w:iCs/>
        </w:rPr>
        <w:t>World development report 1994: Infrastructure for development</w:t>
      </w:r>
      <w:ins w:id="64" w:author="乐呵～李丹 [2]" w:date="2024-12-08T21:09:35Z">
        <w:r>
          <w:rPr>
            <w:rFonts w:hint="eastAsia"/>
            <w:lang w:val="en-US" w:eastAsia="zh-CN"/>
          </w:rPr>
          <w:t>,</w:t>
        </w:r>
      </w:ins>
      <w:ins w:id="65" w:author="乐呵～李丹 [2]" w:date="2024-12-08T21:09:44Z">
        <w:r>
          <w:rPr>
            <w:rFonts w:hint="eastAsia"/>
            <w:lang w:val="en-US" w:eastAsia="zh-CN"/>
          </w:rPr>
          <w:t xml:space="preserve"> </w:t>
        </w:r>
      </w:ins>
      <w:r>
        <w:t>The World Bank.</w:t>
      </w:r>
      <w:commentRangeEnd w:id="36"/>
      <w:r>
        <w:rPr>
          <w:rStyle w:val="20"/>
        </w:rPr>
        <w:commentReference w:id="36"/>
      </w:r>
      <w:bookmarkEnd w:id="5"/>
    </w:p>
    <w:p w14:paraId="5F8BBFF4">
      <w:pPr>
        <w:pStyle w:val="2"/>
        <w:spacing w:before="312" w:after="312"/>
        <w:rPr>
          <w:rFonts w:hint="eastAsia"/>
          <w:sz w:val="36"/>
          <w:szCs w:val="36"/>
        </w:rPr>
      </w:pPr>
      <w:r>
        <w:rPr>
          <w:rFonts w:hint="eastAsia"/>
          <w:sz w:val="36"/>
          <w:szCs w:val="36"/>
        </w:rPr>
        <w:t>附录</w:t>
      </w:r>
    </w:p>
    <w:p w14:paraId="2F6AE0C2">
      <w:pPr>
        <w:ind w:firstLine="0" w:firstLineChars="0"/>
        <w:jc w:val="center"/>
        <w:rPr>
          <w:rStyle w:val="24"/>
          <w:rFonts w:hint="eastAsia"/>
          <w:sz w:val="36"/>
          <w:szCs w:val="36"/>
        </w:rPr>
        <w:sectPr>
          <w:pgSz w:w="11906" w:h="16838"/>
          <w:pgMar w:top="1440" w:right="1800" w:bottom="1440" w:left="1800" w:header="851" w:footer="992" w:gutter="0"/>
          <w:cols w:space="425" w:num="1"/>
          <w:docGrid w:type="lines" w:linePitch="312" w:charSpace="0"/>
        </w:sectPr>
      </w:pPr>
    </w:p>
    <w:p w14:paraId="4245E5E1">
      <w:pPr>
        <w:pStyle w:val="2"/>
        <w:spacing w:before="312" w:after="312"/>
        <w:rPr>
          <w:rFonts w:hint="eastAsia"/>
          <w:sz w:val="36"/>
          <w:szCs w:val="36"/>
        </w:rPr>
      </w:pPr>
      <w:r>
        <w:rPr>
          <w:rFonts w:hint="eastAsia"/>
          <w:sz w:val="36"/>
          <w:szCs w:val="36"/>
        </w:rPr>
        <w:t>后记</w:t>
      </w:r>
      <w:r>
        <w:rPr>
          <w:sz w:val="36"/>
          <w:szCs w:val="36"/>
        </w:rPr>
        <w:commentReference w:id="37"/>
      </w:r>
    </w:p>
    <w:p w14:paraId="1E11A83F">
      <w:pPr>
        <w:ind w:firstLine="480"/>
      </w:pPr>
      <w:bookmarkStart w:id="6" w:name="_Toc179230017"/>
    </w:p>
    <w:p w14:paraId="06071A2F">
      <w:pPr>
        <w:ind w:firstLine="480"/>
        <w:rPr>
          <w:ins w:id="66" w:author="乐呵～李丹 [2]" w:date="2024-12-08T21:13:22Z"/>
          <w:rFonts w:hint="eastAsia"/>
        </w:rPr>
      </w:pPr>
      <w:ins w:id="67" w:author="乐呵～李丹" w:date="2024-11-29T18:50:00Z">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ins>
    </w:p>
    <w:p w14:paraId="1907DCE4">
      <w:pPr>
        <w:ind w:firstLine="480"/>
        <w:rPr>
          <w:ins w:id="68" w:author="乐呵～李丹" w:date="2024-11-29T18:50:00Z"/>
          <w:rFonts w:hint="eastAsia" w:eastAsia="宋体"/>
          <w:lang w:val="en-US" w:eastAsia="zh-CN"/>
        </w:rPr>
      </w:pPr>
      <w:ins w:id="69" w:author="乐呵～李丹 [2]" w:date="2024-12-08T21:13:23Z">
        <w:r>
          <w:rPr>
            <w:rFonts w:hint="eastAsia" w:ascii="宋体" w:hAnsi="宋体" w:eastAsia="宋体" w:cs="宋体"/>
            <w:spacing w:val="10"/>
            <w:sz w:val="24"/>
            <w:szCs w:val="24"/>
            <w:highlight w:val="yellow"/>
          </w:rPr>
          <w:t>以简短的文字对在课题研究和论文撰写过程中曾直接给予帮助的人员（例如指导教师、答疑教师及其他人员）表示谢意。这不仅是一种礼貌，也是对他人劳动的尊重，是治学者应有的品格和修养</w:t>
        </w:r>
      </w:ins>
      <w:ins w:id="70" w:author="乐呵～李丹 [2]" w:date="2024-12-08T21:13:31Z">
        <w:r>
          <w:rPr>
            <w:rFonts w:hint="eastAsia" w:ascii="宋体" w:hAnsi="宋体" w:cs="宋体"/>
            <w:spacing w:val="10"/>
            <w:sz w:val="24"/>
            <w:szCs w:val="24"/>
            <w:highlight w:val="yellow"/>
            <w:lang w:eastAsia="zh-CN"/>
          </w:rPr>
          <w:t>。</w:t>
        </w:r>
      </w:ins>
    </w:p>
    <w:p w14:paraId="3C9D6565">
      <w:pPr>
        <w:spacing w:before="312" w:after="312"/>
        <w:ind w:firstLine="720"/>
        <w:rPr>
          <w:ins w:id="71" w:author="乐呵～李丹" w:date="2024-11-29T18:56:00Z"/>
          <w:rFonts w:hint="eastAsia"/>
          <w:sz w:val="36"/>
          <w:szCs w:val="36"/>
        </w:rPr>
      </w:pPr>
      <w:ins w:id="72" w:author="乐呵～李丹" w:date="2024-11-29T18:56:00Z">
        <w:r>
          <w:rPr>
            <w:rFonts w:hint="eastAsia"/>
            <w:sz w:val="36"/>
            <w:szCs w:val="36"/>
          </w:rPr>
          <w:br w:type="page"/>
        </w:r>
      </w:ins>
    </w:p>
    <w:p w14:paraId="350A0D89">
      <w:pPr>
        <w:pStyle w:val="2"/>
        <w:spacing w:before="312" w:after="312"/>
        <w:rPr>
          <w:rFonts w:hint="eastAsia"/>
          <w:sz w:val="36"/>
          <w:szCs w:val="36"/>
        </w:rPr>
      </w:pPr>
      <w:r>
        <w:rPr>
          <w:rFonts w:hint="eastAsia"/>
          <w:sz w:val="36"/>
          <w:szCs w:val="36"/>
        </w:rPr>
        <w:t>论文独创性及授权声明</w:t>
      </w:r>
      <w:bookmarkEnd w:id="6"/>
    </w:p>
    <w:p w14:paraId="00B43856">
      <w:pPr>
        <w:ind w:firstLine="0" w:firstLineChars="0"/>
        <w:jc w:val="center"/>
        <w:rPr>
          <w:rFonts w:ascii="黑体" w:eastAsia="黑体"/>
          <w:sz w:val="36"/>
        </w:rPr>
      </w:pPr>
    </w:p>
    <w:p w14:paraId="7D0263FD">
      <w:pPr>
        <w:ind w:firstLine="480"/>
        <w:rPr>
          <w:rFonts w:ascii="宋体"/>
        </w:rPr>
      </w:pPr>
      <w:r>
        <w:rPr>
          <w:rFonts w:hint="eastAsia" w:ascii="宋体"/>
        </w:rPr>
        <w:t>本毕业论文是我个人在指导教师指导下进行的研究工作及取得的研究成果。论文中除了特别加以标注和致谢的地方外，不包含其他人或其它机构已经发表或撰写过的研究成果。其他研究者对本研究的启发和所做的贡献均已在论文中作了明确的声明并表示了谢意。</w:t>
      </w:r>
    </w:p>
    <w:p w14:paraId="1D71D449">
      <w:pPr>
        <w:ind w:firstLine="480"/>
        <w:rPr>
          <w:rFonts w:ascii="宋体"/>
        </w:rPr>
      </w:pPr>
      <w:r>
        <w:rPr>
          <w:rFonts w:hint="eastAsia" w:ascii="宋体"/>
        </w:rPr>
        <w:t>本人完全了解华东政法大学有关保留、使用学位论文的规定，即：学校有权保留送交论文的复印件，允许论文被查阅和借阅并制作光盘，学校可以公布论文的全部或部分内容，可以采用影印、缩印或其它复制手段保存论文。保密的论文在解密后遵守此规定。</w:t>
      </w:r>
    </w:p>
    <w:p w14:paraId="529CD9A1">
      <w:pPr>
        <w:ind w:firstLine="480"/>
        <w:rPr>
          <w:rFonts w:ascii="宋体"/>
        </w:rPr>
      </w:pPr>
    </w:p>
    <w:p w14:paraId="2E2A9980">
      <w:pPr>
        <w:ind w:firstLine="0" w:firstLineChars="0"/>
        <w:jc w:val="right"/>
        <w:rPr>
          <w:rFonts w:ascii="宋体"/>
        </w:rPr>
      </w:pPr>
      <w:r>
        <w:rPr>
          <w:rFonts w:hint="eastAsia" w:ascii="宋体"/>
        </w:rPr>
        <w:t>作者签名：</w:t>
      </w:r>
      <w:r>
        <w:rPr>
          <w:rFonts w:ascii="宋体"/>
          <w:u w:val="single"/>
        </w:rPr>
        <w:tab/>
      </w:r>
      <w:r>
        <w:rPr>
          <w:rFonts w:ascii="宋体"/>
          <w:u w:val="single"/>
        </w:rPr>
        <w:tab/>
      </w:r>
      <w:r>
        <w:rPr>
          <w:rFonts w:ascii="宋体"/>
          <w:u w:val="single"/>
        </w:rPr>
        <w:tab/>
      </w:r>
      <w:r>
        <w:rPr>
          <w:rFonts w:ascii="宋体"/>
          <w:u w:val="single"/>
        </w:rPr>
        <w:tab/>
      </w:r>
      <w:r>
        <w:rPr>
          <w:rFonts w:ascii="宋体"/>
        </w:rPr>
        <w:t xml:space="preserve"> </w:t>
      </w:r>
      <w:r>
        <w:rPr>
          <w:rFonts w:hint="eastAsia" w:ascii="宋体"/>
        </w:rPr>
        <w:t>导师签名：</w:t>
      </w:r>
      <w:r>
        <w:rPr>
          <w:rFonts w:ascii="宋体"/>
          <w:u w:val="single"/>
        </w:rPr>
        <w:tab/>
      </w:r>
      <w:r>
        <w:rPr>
          <w:rFonts w:ascii="宋体"/>
          <w:u w:val="single"/>
        </w:rPr>
        <w:tab/>
      </w:r>
      <w:r>
        <w:rPr>
          <w:rFonts w:ascii="宋体"/>
          <w:u w:val="single"/>
        </w:rPr>
        <w:tab/>
      </w:r>
      <w:r>
        <w:rPr>
          <w:rFonts w:ascii="宋体"/>
          <w:u w:val="single"/>
        </w:rPr>
        <w:tab/>
      </w:r>
      <w:r>
        <w:rPr>
          <w:rFonts w:ascii="宋体"/>
        </w:rPr>
        <w:t xml:space="preserve"> </w:t>
      </w:r>
      <w:r>
        <w:rPr>
          <w:rFonts w:hint="eastAsia" w:ascii="宋体"/>
        </w:rPr>
        <w:t>日期：</w:t>
      </w:r>
      <w:r>
        <w:rPr>
          <w:rFonts w:ascii="宋体"/>
          <w:u w:val="single"/>
        </w:rPr>
        <w:tab/>
      </w:r>
      <w:r>
        <w:rPr>
          <w:rFonts w:ascii="宋体"/>
          <w:u w:val="single"/>
        </w:rPr>
        <w:tab/>
      </w:r>
      <w:r>
        <w:rPr>
          <w:rFonts w:ascii="宋体"/>
          <w:u w:val="single"/>
        </w:rPr>
        <w:tab/>
      </w:r>
      <w:r>
        <w:rPr>
          <w:rFonts w:ascii="宋体"/>
          <w:u w:val="single"/>
        </w:rPr>
        <w:tab/>
      </w:r>
    </w:p>
    <w:p w14:paraId="08CE5A92">
      <w:pPr>
        <w:ind w:firstLine="480"/>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乐呵～李丹" w:date="2024-11-29T19:02:00Z" w:initials="">
    <w:p w14:paraId="3E8A70B9">
      <w:pPr>
        <w:pStyle w:val="8"/>
        <w:ind w:firstLine="0" w:firstLineChars="0"/>
        <w:rPr>
          <w:highlight w:val="yellow"/>
        </w:rPr>
      </w:pPr>
      <w:r>
        <w:rPr>
          <w:rFonts w:hint="eastAsia"/>
          <w:highlight w:val="yellow"/>
        </w:rPr>
        <w:t>模板仅提供论文格式规范要求，具体题目设定、论文框架及内容由指导老师与学生协商确认。</w:t>
      </w:r>
    </w:p>
  </w:comment>
  <w:comment w:id="1" w:author="作者" w:date="" w:initials="A">
    <w:p w14:paraId="74EF697A">
      <w:pPr>
        <w:ind w:firstLine="480"/>
      </w:pPr>
      <w:r>
        <w:rPr>
          <w:rFonts w:hint="eastAsia"/>
        </w:rPr>
        <w:t>中文字体为黑体，西文字体为Times New Roman，小二号，大纲级别正文文本，居中无缩进，段前0行，段后0行，1.5倍行距。</w:t>
      </w:r>
    </w:p>
  </w:comment>
  <w:comment w:id="2" w:author="作者" w:date="" w:initials="A">
    <w:p w14:paraId="143A1171">
      <w:pPr>
        <w:pStyle w:val="8"/>
        <w:ind w:firstLine="480"/>
      </w:pPr>
      <w:r>
        <w:rPr>
          <w:rFonts w:hint="eastAsia"/>
        </w:rPr>
        <w:t>宋体，四号，大纲级别正文文本，居中无缩进，段前0行，段后0行，1.5倍行距。</w:t>
      </w:r>
    </w:p>
  </w:comment>
  <w:comment w:id="3" w:author="作者" w:date="" w:initials="A">
    <w:p w14:paraId="080B0423">
      <w:pPr>
        <w:pStyle w:val="8"/>
        <w:ind w:firstLine="480"/>
      </w:pPr>
      <w:r>
        <w:rPr>
          <w:rFonts w:hint="eastAsia"/>
        </w:rPr>
        <w:t>空一行</w:t>
      </w:r>
    </w:p>
  </w:comment>
  <w:comment w:id="4" w:author="作者" w:date="" w:initials="A">
    <w:p w14:paraId="708A0C19">
      <w:pPr>
        <w:pStyle w:val="8"/>
        <w:ind w:firstLine="480"/>
      </w:pPr>
      <w:r>
        <w:rPr>
          <w:rFonts w:hint="eastAsia"/>
        </w:rPr>
        <w:t>摘要内容为中文字体为宋体，西文字体为Times New Roman，小四号，大纲级别正文文本，两端对齐，首行缩进2字符，段前0行，段后0行，1.5倍行距。</w:t>
      </w:r>
    </w:p>
  </w:comment>
  <w:comment w:id="5" w:author="作者" w:date="" w:initials="A">
    <w:p w14:paraId="22B85199">
      <w:pPr>
        <w:ind w:firstLine="480"/>
        <w:jc w:val="left"/>
      </w:pPr>
      <w:r>
        <w:rPr>
          <w:rFonts w:hint="eastAsia"/>
        </w:rPr>
        <w:t>关键词中文字体为宋体，西文字体为</w:t>
      </w:r>
      <w:r>
        <w:t>Times New Roman</w:t>
      </w:r>
      <w:r>
        <w:rPr>
          <w:rFonts w:hint="eastAsia"/>
        </w:rPr>
        <w:t>，小四号，大纲级别正文文本，两端对齐，首行缩进2字符，段前</w:t>
      </w:r>
      <w:r>
        <w:t>0</w:t>
      </w:r>
      <w:r>
        <w:rPr>
          <w:rFonts w:hint="eastAsia"/>
        </w:rPr>
        <w:t>行，段后</w:t>
      </w:r>
      <w:r>
        <w:t>0</w:t>
      </w:r>
      <w:r>
        <w:rPr>
          <w:rFonts w:hint="eastAsia"/>
        </w:rPr>
        <w:t>行，</w:t>
      </w:r>
      <w:r>
        <w:t>1.5</w:t>
      </w:r>
      <w:r>
        <w:rPr>
          <w:rFonts w:hint="eastAsia"/>
        </w:rPr>
        <w:t>倍行距。每一关键词之间用全角分号隔开</w:t>
      </w:r>
      <w:r>
        <w:t>(</w:t>
      </w:r>
      <w:r>
        <w:rPr>
          <w:rFonts w:hint="eastAsia"/>
        </w:rPr>
        <w:t>；</w:t>
      </w:r>
      <w:r>
        <w:t>)</w:t>
      </w:r>
      <w:r>
        <w:rPr>
          <w:rFonts w:hint="eastAsia"/>
        </w:rPr>
        <w:t>最后一个关键词后不打标点符号。关键词</w:t>
      </w:r>
      <w:r>
        <w:t>3-</w:t>
      </w:r>
      <w:r>
        <w:rPr>
          <w:rFonts w:hint="eastAsia"/>
          <w:lang w:val="en-US" w:eastAsia="zh-CN"/>
        </w:rPr>
        <w:t>5</w:t>
      </w:r>
      <w:r>
        <w:rPr>
          <w:rFonts w:hint="eastAsia"/>
        </w:rPr>
        <w:t>个。</w:t>
      </w:r>
    </w:p>
  </w:comment>
  <w:comment w:id="6" w:author="作者" w:date="" w:initials="A">
    <w:p w14:paraId="0C6C3427">
      <w:pPr>
        <w:pStyle w:val="8"/>
        <w:ind w:firstLine="480"/>
      </w:pPr>
      <w:r>
        <w:rPr>
          <w:rFonts w:hint="eastAsia"/>
        </w:rPr>
        <w:t>Times New Roman，小二号，加粗，大纲级别正文文本，居中无缩进，段前0行，段后0行，1.5倍行距。</w:t>
      </w:r>
    </w:p>
  </w:comment>
  <w:comment w:id="7" w:author="作者" w:date="" w:initials="A">
    <w:p w14:paraId="21184D16">
      <w:pPr>
        <w:pStyle w:val="8"/>
        <w:ind w:firstLine="480"/>
      </w:pPr>
      <w:r>
        <w:rPr>
          <w:rFonts w:hint="eastAsia"/>
        </w:rPr>
        <w:t>Times New Roman，四号，大纲级别正文文本，居中无缩进，段前0行，段后0行，1.5倍行距。</w:t>
      </w:r>
    </w:p>
  </w:comment>
  <w:comment w:id="8" w:author="作者" w:date="" w:initials="A">
    <w:p w14:paraId="5DC74BBC">
      <w:pPr>
        <w:pStyle w:val="8"/>
        <w:ind w:firstLine="480"/>
      </w:pPr>
      <w:r>
        <w:rPr>
          <w:rFonts w:hint="eastAsia"/>
        </w:rPr>
        <w:t>空一行</w:t>
      </w:r>
    </w:p>
  </w:comment>
  <w:comment w:id="9" w:author="作者" w:date="" w:initials="A">
    <w:p w14:paraId="25F11FF4">
      <w:pPr>
        <w:ind w:firstLine="480"/>
        <w:jc w:val="left"/>
      </w:pPr>
      <w:r>
        <w:rPr>
          <w:rFonts w:hint="eastAsia"/>
        </w:rPr>
        <w:t>摘要内容为Times New Roman，小四号，大纲级别正文文本，两端对齐，首行缩进2字符，段前0行，段后0行，1.5倍行距。段落中的英文标点符号后面应该有一个半角空格。</w:t>
      </w:r>
    </w:p>
    <w:p w14:paraId="081D4E1E">
      <w:pPr>
        <w:ind w:firstLine="480"/>
        <w:jc w:val="left"/>
      </w:pPr>
      <w:r>
        <w:rPr>
          <w:rFonts w:hint="eastAsia"/>
        </w:rPr>
        <w:t>英文摘要单独分页，与中文完全对译。建议英文摘要在最终递交前建议找专人做一下校对和润色。</w:t>
      </w:r>
    </w:p>
    <w:p w14:paraId="30685FC0">
      <w:pPr>
        <w:ind w:firstLine="480"/>
        <w:jc w:val="left"/>
      </w:pPr>
      <w:r>
        <w:rPr>
          <w:rFonts w:hint="eastAsia"/>
        </w:rPr>
        <w:t>注意：文章中出现的所有英文（包括正文部分）都要用Times New Roman字体。</w:t>
      </w:r>
    </w:p>
  </w:comment>
  <w:comment w:id="10" w:author="作者" w:date="" w:initials="A">
    <w:p w14:paraId="406B3E68">
      <w:pPr>
        <w:pStyle w:val="8"/>
        <w:ind w:firstLine="480"/>
      </w:pPr>
      <w:r>
        <w:rPr>
          <w:rFonts w:hint="eastAsia"/>
        </w:rPr>
        <w:t>目录</w:t>
      </w:r>
      <w:r>
        <w:rPr>
          <w:rFonts w:hint="eastAsia"/>
          <w:color w:val="000000"/>
          <w:sz w:val="30"/>
          <w:szCs w:val="30"/>
          <w:lang w:val="zh-TW" w:eastAsia="zh-TW" w:bidi="en-US"/>
        </w:rPr>
        <w:t>二字中间</w:t>
      </w:r>
      <w:r>
        <w:rPr>
          <w:rFonts w:hint="eastAsia"/>
          <w:color w:val="000000"/>
          <w:sz w:val="30"/>
          <w:szCs w:val="30"/>
          <w:lang w:val="zh-TW" w:bidi="en-US"/>
        </w:rPr>
        <w:t>空</w:t>
      </w:r>
      <w:r>
        <w:rPr>
          <w:rFonts w:hint="eastAsia"/>
          <w:color w:val="000000"/>
          <w:sz w:val="30"/>
          <w:szCs w:val="30"/>
          <w:lang w:bidi="en-US"/>
        </w:rPr>
        <w:t>1</w:t>
      </w:r>
      <w:r>
        <w:rPr>
          <w:rFonts w:hint="eastAsia"/>
          <w:color w:val="000000"/>
          <w:sz w:val="30"/>
          <w:szCs w:val="30"/>
          <w:lang w:val="zh-TW" w:bidi="en-US"/>
        </w:rPr>
        <w:t>个汉字字符或</w:t>
      </w:r>
      <w:r>
        <w:rPr>
          <w:rFonts w:hint="eastAsia"/>
          <w:color w:val="000000"/>
          <w:sz w:val="30"/>
          <w:szCs w:val="30"/>
          <w:lang w:bidi="en-US"/>
        </w:rPr>
        <w:t>2</w:t>
      </w:r>
      <w:r>
        <w:rPr>
          <w:rFonts w:hint="eastAsia"/>
          <w:color w:val="000000"/>
          <w:sz w:val="30"/>
          <w:szCs w:val="30"/>
          <w:lang w:val="zh-TW" w:bidi="en-US"/>
        </w:rPr>
        <w:t>个半角空格，</w:t>
      </w:r>
      <w:r>
        <w:rPr>
          <w:rFonts w:hint="eastAsia"/>
        </w:rPr>
        <w:t>黑体，</w:t>
      </w:r>
      <w:r>
        <w:rPr>
          <w:rFonts w:hint="eastAsia"/>
          <w:highlight w:val="yellow"/>
        </w:rPr>
        <w:t>小二号</w:t>
      </w:r>
      <w:r>
        <w:rPr>
          <w:rFonts w:hint="eastAsia"/>
        </w:rPr>
        <w:t>，居中无缩进，段前0行，段后0行，1.5倍行距。大纲级别正文文本。</w:t>
      </w:r>
    </w:p>
  </w:comment>
  <w:comment w:id="11" w:author="作者" w:date="" w:initials="A">
    <w:p w14:paraId="3F0D728F">
      <w:pPr>
        <w:pStyle w:val="8"/>
        <w:ind w:firstLine="480"/>
      </w:pPr>
      <w:r>
        <w:rPr>
          <w:rFonts w:hint="eastAsia"/>
        </w:rPr>
        <w:t>空一行</w:t>
      </w:r>
    </w:p>
  </w:comment>
  <w:comment w:id="12" w:author="作者" w:date="" w:initials="A">
    <w:p w14:paraId="28504E80">
      <w:pPr>
        <w:pStyle w:val="8"/>
        <w:ind w:firstLine="0" w:firstLineChars="0"/>
      </w:pPr>
      <w:r>
        <w:rPr>
          <w:rFonts w:hint="eastAsia"/>
        </w:rPr>
        <w:t>目录项：两端对齐，段前0行，段后0行，1.5倍行距。中文字体为黑体，西文字体为Times New Roman，小四号。建议按三级标题编写，第一层级为“1”，第二层级为“1.1”，第三层级为“1.1.1”，要求层次清晰。目录标题应与正文标题一致。</w:t>
      </w:r>
    </w:p>
    <w:p w14:paraId="24180D95">
      <w:pPr>
        <w:pStyle w:val="8"/>
        <w:ind w:firstLine="480"/>
      </w:pPr>
    </w:p>
  </w:comment>
  <w:comment w:id="13" w:author="作者" w:date="" w:initials="A">
    <w:p w14:paraId="6472724A">
      <w:pPr>
        <w:pStyle w:val="8"/>
        <w:ind w:firstLine="480"/>
      </w:pPr>
      <w:r>
        <w:rPr>
          <w:rFonts w:hint="eastAsia"/>
        </w:rPr>
        <w:t>第一级标题：黑体，</w:t>
      </w:r>
      <w:r>
        <w:rPr>
          <w:rFonts w:hint="eastAsia"/>
          <w:lang w:val="en-US" w:eastAsia="zh-CN"/>
        </w:rPr>
        <w:t>小二号</w:t>
      </w:r>
      <w:r>
        <w:rPr>
          <w:rFonts w:hint="eastAsia"/>
        </w:rPr>
        <w:t>，大纲级别1级，居中无缩进，段前0行，段后0行，1.5倍行距。</w:t>
      </w:r>
    </w:p>
  </w:comment>
  <w:comment w:id="14" w:author="作者" w:date="" w:initials="A">
    <w:p w14:paraId="6EF201F3">
      <w:pPr>
        <w:pStyle w:val="8"/>
        <w:ind w:firstLine="480"/>
      </w:pPr>
      <w:r>
        <w:rPr>
          <w:rFonts w:hint="eastAsia"/>
        </w:rPr>
        <w:t>第二级标题：黑体，小三号，大纲级别2级，首行缩进2字符，段前0行，段后0行，1.5倍行距。</w:t>
      </w:r>
    </w:p>
  </w:comment>
  <w:comment w:id="15" w:author="作者" w:date="" w:initials="A">
    <w:p w14:paraId="721E331B">
      <w:pPr>
        <w:pStyle w:val="8"/>
        <w:ind w:firstLine="480"/>
      </w:pPr>
      <w:r>
        <w:rPr>
          <w:rFonts w:hint="eastAsia"/>
        </w:rPr>
        <w:t>正文：中文字体为宋体，西文字体为Times New Roman，小四号，大纲级别正文文本，两端对齐，首行缩进2字符，段前0行，段后0行，1.5倍行距。</w:t>
      </w:r>
    </w:p>
  </w:comment>
  <w:comment w:id="16" w:author="作者" w:date="" w:initials="A">
    <w:p w14:paraId="0EF84BD1">
      <w:pPr>
        <w:pStyle w:val="8"/>
        <w:ind w:firstLine="480"/>
      </w:pPr>
      <w:r>
        <w:rPr>
          <w:rFonts w:hint="eastAsia"/>
        </w:rPr>
        <w:t>注释使用脚注。</w:t>
      </w:r>
    </w:p>
    <w:p w14:paraId="002E5771">
      <w:pPr>
        <w:pStyle w:val="8"/>
        <w:ind w:firstLine="480"/>
      </w:pPr>
      <w:r>
        <w:rPr>
          <w:rFonts w:hint="eastAsia"/>
        </w:rPr>
        <w:t>注释和注释符号同页，不得隔页。</w:t>
      </w:r>
    </w:p>
    <w:p w14:paraId="137B17AD">
      <w:pPr>
        <w:pStyle w:val="8"/>
        <w:ind w:firstLine="480"/>
      </w:pPr>
      <w:r>
        <w:rPr>
          <w:rFonts w:hint="eastAsia"/>
        </w:rPr>
        <w:t>注释文字用小5号宋体。</w:t>
      </w:r>
    </w:p>
  </w:comment>
  <w:comment w:id="17" w:author="作者" w:date="" w:initials="A">
    <w:p w14:paraId="4F3032E1">
      <w:pPr>
        <w:pStyle w:val="8"/>
        <w:ind w:firstLine="480"/>
      </w:pPr>
      <w:r>
        <w:rPr>
          <w:rFonts w:hint="eastAsia"/>
        </w:rPr>
        <w:t>第三级标题：黑体，四号，大纲级别3级，首行缩进2字符，段前0行，段后0行，1.5倍行距。</w:t>
      </w:r>
    </w:p>
  </w:comment>
  <w:comment w:id="18" w:author="作者" w:date="" w:initials="A">
    <w:p w14:paraId="2D0B31F2">
      <w:pPr>
        <w:pStyle w:val="8"/>
        <w:ind w:firstLine="480"/>
      </w:pPr>
      <w:r>
        <w:rPr>
          <w:rFonts w:hint="eastAsia"/>
        </w:rPr>
        <w:t xml:space="preserve">引用外文文献的时候一般只用surname+year的形式，例如：Chandra and Thompson（2000）…, 如果是三人以上的作者,只写第一作者的姓氏+ et al. +（日期），例如： Han et al.（2012）…. </w:t>
      </w:r>
    </w:p>
    <w:p w14:paraId="5CC43250">
      <w:pPr>
        <w:pStyle w:val="8"/>
        <w:ind w:firstLine="480"/>
      </w:pPr>
    </w:p>
    <w:p w14:paraId="53F514CD">
      <w:pPr>
        <w:pStyle w:val="8"/>
        <w:ind w:firstLine="480"/>
      </w:pPr>
      <w:r>
        <w:rPr>
          <w:rFonts w:hint="eastAsia"/>
        </w:rPr>
        <w:t>如以复述的形式引用，作者及年份信息应放在末尾，例如：</w:t>
      </w:r>
      <w:r>
        <w:rPr>
          <w:rFonts w:hint="eastAsia"/>
          <w:i/>
          <w:iCs/>
        </w:rPr>
        <w:t>高铁开通还能促进技术升级、降低生产成本、影响企业决策，从而减少工业企业的碳排放（孙鹏博和葛力铭，2021），亦可减少雾霾污染（李建明和罗能生，2020）。</w:t>
      </w:r>
      <w:r>
        <w:rPr>
          <w:rFonts w:hint="eastAsia"/>
        </w:rPr>
        <w:t>如复述中有直接引用的内容，相关内容需加引号，且在最后日期后标注具体引用页码。例如：…（某某，2020：20）</w:t>
      </w:r>
    </w:p>
    <w:p w14:paraId="5E467866">
      <w:pPr>
        <w:pStyle w:val="8"/>
        <w:ind w:firstLine="480"/>
      </w:pPr>
    </w:p>
    <w:p w14:paraId="380A083C">
      <w:pPr>
        <w:pStyle w:val="8"/>
        <w:ind w:firstLine="480"/>
      </w:pPr>
      <w:r>
        <w:rPr>
          <w:rFonts w:hint="eastAsia"/>
        </w:rPr>
        <w:t>正文中出现的引用文献必须在最后参考文献部分有所体现。</w:t>
      </w:r>
    </w:p>
  </w:comment>
  <w:comment w:id="19" w:author="作者" w:date="" w:initials="A">
    <w:p w14:paraId="4EAD1E40">
      <w:pPr>
        <w:pStyle w:val="8"/>
        <w:ind w:firstLine="480"/>
      </w:pPr>
      <w:r>
        <w:rPr>
          <w:rFonts w:hint="eastAsia"/>
        </w:rPr>
        <w:t>注意：文章中出现的所有英文都要用Times New Roman字体。</w:t>
      </w:r>
    </w:p>
  </w:comment>
  <w:comment w:id="20" w:author="作者" w:date="" w:initials="A">
    <w:p w14:paraId="5DA20868">
      <w:pPr>
        <w:pStyle w:val="8"/>
        <w:ind w:firstLine="480"/>
      </w:pPr>
      <w:r>
        <w:rPr>
          <w:rFonts w:hint="eastAsia"/>
        </w:rPr>
        <w:t>建议直接引用其英文原著（按照英文引用格式引用）。例如：Keynes, J. M. (1960). The theory of employment, interest and money. MacMillan.</w:t>
      </w:r>
    </w:p>
    <w:p w14:paraId="13B36C65">
      <w:pPr>
        <w:pStyle w:val="8"/>
        <w:ind w:firstLine="480"/>
      </w:pPr>
    </w:p>
    <w:p w14:paraId="0BE16634">
      <w:pPr>
        <w:pStyle w:val="8"/>
        <w:ind w:firstLine="480"/>
      </w:pPr>
      <w:r>
        <w:rPr>
          <w:rFonts w:hint="eastAsia"/>
        </w:rPr>
        <w:t>如实在找不到英文原版，按照中文文献引用标准，引用中文翻译版亦可。</w:t>
      </w:r>
    </w:p>
  </w:comment>
  <w:comment w:id="21" w:author="作者" w:date="" w:initials="A">
    <w:p w14:paraId="7E371FFC">
      <w:pPr>
        <w:pStyle w:val="8"/>
        <w:ind w:firstLine="480"/>
      </w:pPr>
      <w:r>
        <w:rPr>
          <w:rFonts w:hint="eastAsia"/>
        </w:rPr>
        <w:t>每个表格应有自己的表序和表题，表序和表题应写在表格上方正中，表序后空一格书写表题。表题用</w:t>
      </w:r>
      <w:r>
        <w:rPr>
          <w:rFonts w:hint="eastAsia"/>
          <w:highlight w:val="none"/>
          <w:lang w:val="en-US" w:eastAsia="zh-CN"/>
        </w:rPr>
        <w:t>五</w:t>
      </w:r>
      <w:r>
        <w:rPr>
          <w:rFonts w:hint="eastAsia"/>
          <w:highlight w:val="none"/>
        </w:rPr>
        <w:t>号宋体加黑，无缩进居中；表格内中文用</w:t>
      </w:r>
      <w:r>
        <w:rPr>
          <w:rFonts w:hint="eastAsia"/>
          <w:highlight w:val="none"/>
          <w:lang w:eastAsia="zh-CN"/>
        </w:rPr>
        <w:t>五</w:t>
      </w:r>
      <w:r>
        <w:rPr>
          <w:rFonts w:hint="eastAsia"/>
          <w:highlight w:val="none"/>
          <w:lang w:val="en-US" w:eastAsia="zh-CN"/>
        </w:rPr>
        <w:t>号</w:t>
      </w:r>
      <w:r>
        <w:rPr>
          <w:rFonts w:hint="eastAsia"/>
          <w:highlight w:val="none"/>
        </w:rPr>
        <w:t>宋体</w:t>
      </w:r>
      <w:r>
        <w:rPr>
          <w:rFonts w:hint="eastAsia"/>
        </w:rPr>
        <w:t>。表的编号由“表”和“1”开始的阿拉伯数字组成，表较多时，可分张章编号。表格内的文字字体大小（一般小于正文字体）、行距与字符间距可以按需要设定。表的编排建议采用三线表，尽量将表格排版在同一页。</w:t>
      </w:r>
    </w:p>
  </w:comment>
  <w:comment w:id="22" w:author="Kylin Wang" w:date="2024-12-04T09:14:00Z" w:initials="KW">
    <w:p w14:paraId="70395616">
      <w:pPr>
        <w:pStyle w:val="8"/>
        <w:ind w:firstLine="0" w:firstLineChars="0"/>
      </w:pPr>
      <w:r>
        <w:rPr>
          <w:rFonts w:hint="eastAsia"/>
        </w:rPr>
        <w:t>绘图</w:t>
      </w:r>
      <w:r>
        <w:rPr>
          <w:rFonts w:hint="eastAsia"/>
          <w:lang w:val="en-US" w:eastAsia="zh-CN"/>
        </w:rPr>
        <w:t>无外</w:t>
      </w:r>
      <w:r>
        <w:rPr>
          <w:rFonts w:hint="eastAsia"/>
        </w:rPr>
        <w:t>边框，添加</w:t>
      </w:r>
      <w:r>
        <w:rPr>
          <w:rFonts w:hint="eastAsia"/>
          <w:lang w:val="en-US" w:eastAsia="zh-CN"/>
        </w:rPr>
        <w:t>信息</w:t>
      </w:r>
      <w:r>
        <w:rPr>
          <w:rFonts w:hint="eastAsia"/>
        </w:rPr>
        <w:t>显示横轴和纵轴，使用内刻度，</w:t>
      </w:r>
      <w:r>
        <w:rPr>
          <w:rFonts w:hint="eastAsia"/>
          <w:lang w:val="en-US" w:eastAsia="zh-CN"/>
        </w:rPr>
        <w:t>如有</w:t>
      </w:r>
      <w:r>
        <w:rPr>
          <w:rFonts w:hint="eastAsia"/>
        </w:rPr>
        <w:t>刻度标线</w:t>
      </w:r>
      <w:r>
        <w:rPr>
          <w:rFonts w:hint="eastAsia"/>
          <w:lang w:val="en-US" w:eastAsia="zh-CN"/>
        </w:rPr>
        <w:t>需</w:t>
      </w:r>
      <w:r>
        <w:rPr>
          <w:rFonts w:hint="eastAsia"/>
        </w:rPr>
        <w:t>用虚线</w:t>
      </w:r>
    </w:p>
  </w:comment>
  <w:comment w:id="23" w:author="Ray" w:date="2022-10-21T20:57:00Z" w:initials="MOU">
    <w:p w14:paraId="29DF103C">
      <w:pPr>
        <w:pStyle w:val="8"/>
        <w:ind w:firstLine="480"/>
      </w:pPr>
      <w:r>
        <w:rPr>
          <w:rFonts w:hint="eastAsia"/>
        </w:rPr>
        <w:t>图表中涉及数据的，需标注具体数据来源。</w:t>
      </w:r>
    </w:p>
  </w:comment>
  <w:comment w:id="24" w:author="Ray" w:date="2022-10-21T19:57:00Z" w:initials="MOU">
    <w:p w14:paraId="1B306126">
      <w:pPr>
        <w:pStyle w:val="8"/>
        <w:ind w:firstLine="480"/>
      </w:pPr>
      <w:r>
        <w:rPr>
          <w:rFonts w:hint="eastAsia"/>
        </w:rPr>
        <w:t>涉及到相关公式不可用截图，必须用</w:t>
      </w:r>
      <w:r>
        <w:t>word</w:t>
      </w:r>
      <w:r>
        <w:rPr>
          <w:rFonts w:hint="eastAsia"/>
        </w:rPr>
        <w:t>自带的公式编辑器等工具进行编辑。对于常数项、相关系数和变量等的字母公式描述亦如此。</w:t>
      </w:r>
    </w:p>
  </w:comment>
  <w:comment w:id="25" w:author="Kylin Wang" w:date="2024-12-04T09:16:00Z" w:initials="KW">
    <w:p w14:paraId="00014823">
      <w:pPr>
        <w:pStyle w:val="8"/>
        <w:ind w:firstLine="0" w:firstLineChars="0"/>
      </w:pPr>
      <w:r>
        <w:rPr>
          <w:rFonts w:hint="eastAsia"/>
        </w:rPr>
        <w:t>公式编号统一右对齐</w:t>
      </w:r>
    </w:p>
  </w:comment>
  <w:comment w:id="26" w:author="Ray" w:date="2022-10-21T20:01:00Z" w:initials="MOU">
    <w:p w14:paraId="3A646C74">
      <w:pPr>
        <w:pStyle w:val="8"/>
        <w:ind w:firstLine="480"/>
      </w:pPr>
      <w:r>
        <w:rPr>
          <w:rFonts w:hint="eastAsia"/>
        </w:rPr>
        <w:t>对于统计结果的导出不可直接复制黏贴</w:t>
      </w:r>
      <w:r>
        <w:t>Stata</w:t>
      </w:r>
      <w:r>
        <w:rPr>
          <w:rFonts w:hint="eastAsia"/>
        </w:rPr>
        <w:t>等计量软件的回归结果，需根据需要提取相关信息，然后重新制作图表。</w:t>
      </w:r>
    </w:p>
  </w:comment>
  <w:comment w:id="27" w:author="作者" w:date="" w:initials="A">
    <w:p w14:paraId="61C4686B">
      <w:pPr>
        <w:pStyle w:val="8"/>
        <w:ind w:firstLine="480"/>
      </w:pPr>
      <w:r>
        <w:rPr>
          <w:rFonts w:hint="eastAsia"/>
        </w:rPr>
        <w:t>黑体小二号，居中无缩进，大纲级别1级，段前0行，段后0行，1.5倍行距。</w:t>
      </w:r>
    </w:p>
    <w:p w14:paraId="33CC4A9F">
      <w:pPr>
        <w:pStyle w:val="8"/>
        <w:ind w:firstLine="480"/>
      </w:pPr>
      <w:r>
        <w:rPr>
          <w:rFonts w:hint="eastAsia"/>
        </w:rPr>
        <w:t>参考文献所列的文献必须在正文中有所对应和体现，必须是实际引用过的，而不是把看过的文献都放进去。</w:t>
      </w:r>
    </w:p>
  </w:comment>
  <w:comment w:id="28" w:author="Ray" w:date="2022-10-21T19:21:00Z" w:initials="MOU">
    <w:p w14:paraId="3D8265BA">
      <w:pPr>
        <w:pStyle w:val="8"/>
        <w:ind w:firstLine="480"/>
        <w:rPr>
          <w:rFonts w:hint="eastAsia"/>
        </w:rPr>
      </w:pPr>
      <w:r>
        <w:rPr>
          <w:rFonts w:hint="eastAsia"/>
        </w:rPr>
        <w:t>以先中文，后英文的排序。</w:t>
      </w:r>
      <w:r>
        <w:rPr>
          <w:rFonts w:hint="eastAsia"/>
          <w:highlight w:val="yellow"/>
        </w:rPr>
        <w:t>按照作者的姓氏首字母升序排列。</w:t>
      </w:r>
    </w:p>
    <w:p w14:paraId="06400BA3">
      <w:pPr>
        <w:pStyle w:val="8"/>
        <w:ind w:firstLine="480"/>
        <w:rPr>
          <w:rFonts w:hint="eastAsia"/>
        </w:rPr>
      </w:pPr>
      <w:r>
        <w:rPr>
          <w:rFonts w:hint="eastAsia"/>
        </w:rPr>
        <w:t>中文格式要求:小四宋体</w:t>
      </w:r>
    </w:p>
    <w:p w14:paraId="13717719">
      <w:pPr>
        <w:spacing w:line="360" w:lineRule="exact"/>
        <w:ind w:firstLine="480"/>
        <w:rPr>
          <w:rFonts w:hint="eastAsia" w:ascii="宋体" w:hAnsi="宋体"/>
          <w:spacing w:val="10"/>
          <w:sz w:val="22"/>
          <w:szCs w:val="22"/>
        </w:rPr>
      </w:pPr>
      <w:r>
        <w:rPr>
          <w:rFonts w:hint="eastAsia" w:ascii="宋体" w:hAnsi="宋体"/>
        </w:rPr>
        <w:t>英文格式要求：</w:t>
      </w:r>
      <w:r>
        <w:t>Times New Roman 12号</w:t>
      </w:r>
    </w:p>
  </w:comment>
  <w:comment w:id="29" w:author="Ray" w:date="2022-10-21T21:41:00Z" w:initials="MOU">
    <w:p w14:paraId="133C7EF3">
      <w:pPr>
        <w:pStyle w:val="8"/>
        <w:ind w:firstLine="482"/>
      </w:pPr>
      <w:r>
        <w:rPr>
          <w:rFonts w:hint="eastAsia" w:ascii="宋体" w:hAnsi="宋体" w:cs="宋体"/>
          <w:b/>
          <w:bCs/>
          <w:kern w:val="0"/>
        </w:rPr>
        <w:t xml:space="preserve">1.专著: </w:t>
      </w:r>
      <w:r>
        <w:rPr>
          <w:rFonts w:hint="eastAsia" w:ascii="宋体" w:hAnsi="宋体" w:cs="宋体"/>
          <w:kern w:val="0"/>
        </w:rPr>
        <w:t>[序号]作者</w:t>
      </w:r>
      <w:r>
        <w:rPr>
          <w:rFonts w:ascii="宋体" w:hAnsi="宋体" w:cs="宋体"/>
          <w:kern w:val="0"/>
        </w:rPr>
        <w:t>.</w:t>
      </w:r>
      <w:r>
        <w:rPr>
          <w:rFonts w:hint="eastAsia" w:ascii="宋体" w:hAnsi="宋体" w:cs="宋体"/>
          <w:kern w:val="0"/>
        </w:rPr>
        <w:t>书名</w:t>
      </w:r>
      <w:r>
        <w:rPr>
          <w:kern w:val="0"/>
        </w:rPr>
        <w:t>[M]</w:t>
      </w:r>
      <w:r>
        <w:rPr>
          <w:rFonts w:hint="eastAsia" w:ascii="宋体" w:hAnsi="宋体" w:cs="宋体"/>
          <w:kern w:val="0"/>
        </w:rPr>
        <w:t>.出版地:出版者.</w:t>
      </w:r>
      <w:r>
        <w:rPr>
          <w:rFonts w:ascii="宋体" w:hAnsi="宋体" w:cs="宋体"/>
          <w:kern w:val="0"/>
        </w:rPr>
        <w:t xml:space="preserve"> </w:t>
      </w:r>
      <w:r>
        <w:rPr>
          <w:rFonts w:hint="eastAsia" w:ascii="宋体" w:hAnsi="宋体" w:cs="宋体"/>
          <w:kern w:val="0"/>
        </w:rPr>
        <w:t>出版年.</w:t>
      </w:r>
    </w:p>
  </w:comment>
  <w:comment w:id="30" w:author="Ray" w:date="2022-10-21T21:45:00Z" w:initials="MOU">
    <w:p w14:paraId="2D8348A7">
      <w:pPr>
        <w:pStyle w:val="8"/>
        <w:ind w:firstLine="482"/>
        <w:rPr>
          <w:rFonts w:hint="eastAsia" w:ascii="宋体" w:hAnsi="宋体" w:cs="宋体"/>
          <w:kern w:val="0"/>
        </w:rPr>
      </w:pPr>
      <w:r>
        <w:rPr>
          <w:rFonts w:hint="eastAsia" w:ascii="宋体" w:hAnsi="宋体" w:cs="宋体"/>
          <w:b/>
          <w:bCs/>
          <w:kern w:val="0"/>
        </w:rPr>
        <w:t>2.期刊:</w:t>
      </w:r>
      <w:r>
        <w:rPr>
          <w:rFonts w:hint="eastAsia" w:ascii="宋体" w:hAnsi="宋体" w:cs="宋体"/>
          <w:kern w:val="0"/>
        </w:rPr>
        <w:t xml:space="preserve"> [序号]作者.题名[J].刊名,年,卷(期):起止页码.</w:t>
      </w:r>
    </w:p>
    <w:p w14:paraId="35E11BC8">
      <w:pPr>
        <w:pStyle w:val="8"/>
        <w:ind w:firstLine="480"/>
        <w:rPr>
          <w:rFonts w:hint="eastAsia" w:ascii="宋体" w:hAnsi="宋体" w:cs="宋体"/>
          <w:kern w:val="0"/>
        </w:rPr>
      </w:pPr>
    </w:p>
    <w:p w14:paraId="0E8A468E">
      <w:pPr>
        <w:pStyle w:val="13"/>
        <w:ind w:firstLine="420"/>
        <w:rPr>
          <w:rFonts w:hint="eastAsia"/>
        </w:rPr>
      </w:pPr>
      <w:r>
        <w:rPr>
          <w:rFonts w:hint="eastAsia"/>
        </w:rPr>
        <w:t xml:space="preserve">其它类型中文参考文献引用标准： </w:t>
      </w:r>
    </w:p>
    <w:p w14:paraId="4B3C43B8">
      <w:pPr>
        <w:widowControl/>
        <w:spacing w:before="100" w:beforeAutospacing="1" w:after="100" w:afterAutospacing="1" w:line="240" w:lineRule="auto"/>
        <w:ind w:firstLine="0" w:firstLineChars="0"/>
        <w:jc w:val="left"/>
        <w:rPr>
          <w:rFonts w:hint="eastAsia" w:ascii="宋体" w:hAnsi="宋体" w:cs="宋体"/>
          <w:kern w:val="0"/>
        </w:rPr>
      </w:pPr>
    </w:p>
    <w:p w14:paraId="5CA01437">
      <w:pPr>
        <w:pStyle w:val="13"/>
        <w:rPr>
          <w:rFonts w:hint="eastAsia"/>
        </w:rPr>
      </w:pPr>
      <w:r>
        <w:rPr>
          <w:rFonts w:hint="eastAsia"/>
          <w:b/>
          <w:bCs/>
        </w:rPr>
        <w:t>3.会议论文集(或汇编):</w:t>
      </w:r>
      <w:r>
        <w:rPr>
          <w:rFonts w:hint="eastAsia"/>
        </w:rPr>
        <w:t xml:space="preserve">[序号]作者.题名[A].编者.论文集名[C].出版地:出版者,出版年. </w:t>
      </w:r>
    </w:p>
    <w:p w14:paraId="0FCB138A">
      <w:pPr>
        <w:pStyle w:val="13"/>
        <w:rPr>
          <w:rFonts w:hint="eastAsia"/>
        </w:rPr>
      </w:pPr>
      <w:r>
        <w:rPr>
          <w:rFonts w:hint="eastAsia"/>
        </w:rPr>
        <w:t>起止页码.</w:t>
      </w:r>
      <w:r>
        <w:rPr>
          <w:rFonts w:hint="eastAsia"/>
        </w:rPr>
        <w:br w:type="textWrapping"/>
      </w:r>
      <w:r>
        <w:rPr>
          <w:rFonts w:hint="eastAsia"/>
          <w:b/>
          <w:bCs/>
        </w:rPr>
        <w:t xml:space="preserve">4.学位论文: </w:t>
      </w:r>
      <w:r>
        <w:rPr>
          <w:rFonts w:hint="eastAsia"/>
        </w:rPr>
        <w:t xml:space="preserve">[序号]作者. 题名[D]. 学位授予地址:学位授予单位，年份. </w:t>
      </w:r>
    </w:p>
    <w:p w14:paraId="4AC603BA">
      <w:pPr>
        <w:pStyle w:val="13"/>
        <w:rPr>
          <w:rFonts w:hint="eastAsia"/>
        </w:rPr>
      </w:pPr>
      <w:r>
        <w:rPr>
          <w:rFonts w:hint="eastAsia"/>
          <w:b/>
          <w:bCs/>
        </w:rPr>
        <w:t xml:space="preserve">5.专利: </w:t>
      </w:r>
      <w:r>
        <w:rPr>
          <w:rFonts w:hint="eastAsia"/>
        </w:rPr>
        <w:t xml:space="preserve">[序号]专利申请者. 专利题名[P].专利国别(或地区):专利号, 出版日期. </w:t>
      </w:r>
    </w:p>
    <w:p w14:paraId="763D3649">
      <w:pPr>
        <w:pStyle w:val="13"/>
        <w:rPr>
          <w:rFonts w:hint="eastAsia"/>
        </w:rPr>
      </w:pPr>
      <w:r>
        <w:rPr>
          <w:rFonts w:hint="eastAsia"/>
          <w:b/>
          <w:bCs/>
        </w:rPr>
        <w:t>6.科技报告:</w:t>
      </w:r>
      <w:r>
        <w:rPr>
          <w:rFonts w:hint="eastAsia"/>
        </w:rPr>
        <w:t xml:space="preserve"> [序号]著者. 报告题名[R].编号，出版地:出版者，出版年. </w:t>
      </w:r>
    </w:p>
    <w:p w14:paraId="45CB2199">
      <w:pPr>
        <w:pStyle w:val="13"/>
        <w:rPr>
          <w:rFonts w:hint="eastAsia"/>
        </w:rPr>
      </w:pPr>
      <w:r>
        <w:rPr>
          <w:rFonts w:hint="eastAsia"/>
          <w:b/>
          <w:bCs/>
        </w:rPr>
        <w:t xml:space="preserve">7.标准: </w:t>
      </w:r>
      <w:r>
        <w:rPr>
          <w:rFonts w:hint="eastAsia"/>
        </w:rPr>
        <w:t xml:space="preserve">[序号] 标准编号，标准名称[S].颁布日期. </w:t>
      </w:r>
    </w:p>
    <w:p w14:paraId="5B7A6E97">
      <w:pPr>
        <w:pStyle w:val="13"/>
        <w:rPr>
          <w:rFonts w:hint="eastAsia"/>
        </w:rPr>
      </w:pPr>
      <w:r>
        <w:rPr>
          <w:rFonts w:hint="eastAsia"/>
          <w:b/>
          <w:bCs/>
        </w:rPr>
        <w:t>8.报纸文章 :</w:t>
      </w:r>
      <w:r>
        <w:rPr>
          <w:rFonts w:hint="eastAsia"/>
        </w:rPr>
        <w:t xml:space="preserve"> [序号] 作者. 题名[N]. 报纸名，年-月-日(版次). </w:t>
      </w:r>
    </w:p>
    <w:p w14:paraId="687028AD">
      <w:pPr>
        <w:pStyle w:val="13"/>
        <w:rPr>
          <w:rFonts w:hint="eastAsia"/>
        </w:rPr>
      </w:pPr>
      <w:r>
        <w:rPr>
          <w:rFonts w:hint="eastAsia"/>
          <w:b/>
          <w:bCs/>
        </w:rPr>
        <w:t>9.电子文献:</w:t>
      </w:r>
      <w:r>
        <w:rPr>
          <w:rFonts w:hint="eastAsia"/>
        </w:rPr>
        <w:t xml:space="preserve"> [序号] 主要责任者.电子文献题名[电子文献及载体类型标识].电 子文献的出处或可获得地址，发表或更新日期/引用日期(任选). </w:t>
      </w:r>
    </w:p>
    <w:p w14:paraId="3BE34A44">
      <w:pPr>
        <w:pStyle w:val="13"/>
        <w:rPr>
          <w:rFonts w:hint="eastAsia"/>
        </w:rPr>
      </w:pPr>
      <w:r>
        <w:rPr>
          <w:rFonts w:hint="eastAsia"/>
          <w:b/>
          <w:bCs/>
        </w:rPr>
        <w:t>10.各种未定义类型的文献:</w:t>
      </w:r>
      <w:r>
        <w:rPr>
          <w:rFonts w:hint="eastAsia"/>
        </w:rPr>
        <w:t xml:space="preserve">[序号]主要责任者.文献题名[Z]. 出版地:出版者，出版年.) </w:t>
      </w:r>
    </w:p>
    <w:p w14:paraId="7AC97260">
      <w:pPr>
        <w:pStyle w:val="8"/>
        <w:ind w:firstLine="480"/>
      </w:pPr>
    </w:p>
  </w:comment>
  <w:comment w:id="31" w:author="Ray" w:date="2022-10-21T21:04:00Z" w:initials="MOU">
    <w:p w14:paraId="4DDB341F">
      <w:pPr>
        <w:pStyle w:val="8"/>
        <w:ind w:firstLine="480"/>
      </w:pPr>
      <w:r>
        <w:rPr>
          <w:rFonts w:hint="eastAsia"/>
        </w:rPr>
        <w:t>英文文献建议引用专著或正规期刊发表的文章</w:t>
      </w:r>
    </w:p>
  </w:comment>
  <w:comment w:id="32" w:author="Ray" w:date="2022-10-21T21:06:00Z" w:initials="MOU">
    <w:p w14:paraId="00E6371D">
      <w:pPr>
        <w:pStyle w:val="8"/>
        <w:numPr>
          <w:ilvl w:val="0"/>
          <w:numId w:val="1"/>
        </w:numPr>
        <w:ind w:firstLineChars="0"/>
      </w:pPr>
      <w:r>
        <w:rPr>
          <w:rFonts w:hint="eastAsia"/>
        </w:rPr>
        <w:t>作者姓名+日期。</w:t>
      </w:r>
    </w:p>
  </w:comment>
  <w:comment w:id="33" w:author="Ray" w:date="2022-10-21T21:07:00Z" w:initials="MOU">
    <w:p w14:paraId="2586580C">
      <w:pPr>
        <w:pStyle w:val="8"/>
        <w:numPr>
          <w:ilvl w:val="0"/>
          <w:numId w:val="1"/>
        </w:numPr>
        <w:ind w:firstLineChars="0"/>
      </w:pPr>
      <w:r>
        <w:rPr>
          <w:rFonts w:hint="eastAsia"/>
        </w:rPr>
        <w:t>文章标题。</w:t>
      </w:r>
    </w:p>
  </w:comment>
  <w:comment w:id="34" w:author="Ray" w:date="2022-10-21T21:08:00Z" w:initials="MOU">
    <w:p w14:paraId="1CB33305">
      <w:pPr>
        <w:pStyle w:val="8"/>
        <w:numPr>
          <w:ilvl w:val="0"/>
          <w:numId w:val="1"/>
        </w:numPr>
        <w:ind w:firstLineChars="0"/>
      </w:pPr>
      <w:r>
        <w:rPr>
          <w:rFonts w:hint="eastAsia"/>
        </w:rPr>
        <w:t>期刊名（需用斜体）。</w:t>
      </w:r>
    </w:p>
  </w:comment>
  <w:comment w:id="35" w:author="Ray" w:date="2022-10-21T21:08:00Z" w:initials="MOU">
    <w:p w14:paraId="45D00D57">
      <w:pPr>
        <w:pStyle w:val="8"/>
        <w:numPr>
          <w:ilvl w:val="0"/>
          <w:numId w:val="1"/>
        </w:numPr>
        <w:ind w:firstLineChars="0"/>
      </w:pPr>
      <w:r>
        <w:rPr>
          <w:rFonts w:hint="eastAsia"/>
        </w:rPr>
        <w:t>期刊号和页码。</w:t>
      </w:r>
    </w:p>
  </w:comment>
  <w:comment w:id="36" w:author="Ray" w:date="2022-10-21T13:30:00Z" w:initials="MOU">
    <w:p w14:paraId="471D02E4">
      <w:pPr>
        <w:pStyle w:val="8"/>
        <w:ind w:firstLine="482"/>
      </w:pPr>
      <w:r>
        <w:rPr>
          <w:rFonts w:hint="eastAsia"/>
          <w:b/>
          <w:bCs/>
        </w:rPr>
        <w:t>英文报告的引用：</w:t>
      </w:r>
      <w:r>
        <w:rPr>
          <w:rFonts w:hint="eastAsia"/>
        </w:rPr>
        <w:t xml:space="preserve">组织机构名称+日期+报告名称（斜体）+发布机构或出版社名称。 </w:t>
      </w:r>
    </w:p>
  </w:comment>
  <w:comment w:id="37" w:author="作者" w:date="" w:initials="A">
    <w:p w14:paraId="42B23B48">
      <w:pPr>
        <w:pStyle w:val="8"/>
        <w:ind w:firstLine="480"/>
      </w:pPr>
      <w:r>
        <w:rPr>
          <w:rFonts w:hint="eastAsia"/>
        </w:rPr>
        <w:t>单独分页。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8A70B9" w15:done="0"/>
  <w15:commentEx w15:paraId="74EF697A" w15:done="0"/>
  <w15:commentEx w15:paraId="143A1171" w15:done="0"/>
  <w15:commentEx w15:paraId="080B0423" w15:done="0"/>
  <w15:commentEx w15:paraId="708A0C19" w15:done="0"/>
  <w15:commentEx w15:paraId="22B85199" w15:done="0"/>
  <w15:commentEx w15:paraId="0C6C3427" w15:done="0"/>
  <w15:commentEx w15:paraId="21184D16" w15:done="0"/>
  <w15:commentEx w15:paraId="5DC74BBC" w15:done="0"/>
  <w15:commentEx w15:paraId="30685FC0" w15:done="0"/>
  <w15:commentEx w15:paraId="406B3E68" w15:done="0"/>
  <w15:commentEx w15:paraId="3F0D728F" w15:done="0"/>
  <w15:commentEx w15:paraId="24180D95" w15:done="0"/>
  <w15:commentEx w15:paraId="6472724A" w15:done="0"/>
  <w15:commentEx w15:paraId="6EF201F3" w15:done="0"/>
  <w15:commentEx w15:paraId="721E331B" w15:done="0"/>
  <w15:commentEx w15:paraId="137B17AD" w15:done="0"/>
  <w15:commentEx w15:paraId="4F3032E1" w15:done="0"/>
  <w15:commentEx w15:paraId="380A083C" w15:done="0"/>
  <w15:commentEx w15:paraId="4EAD1E40" w15:done="0"/>
  <w15:commentEx w15:paraId="0BE16634" w15:done="0"/>
  <w15:commentEx w15:paraId="7E371FFC" w15:done="0"/>
  <w15:commentEx w15:paraId="70395616" w15:done="0"/>
  <w15:commentEx w15:paraId="29DF103C" w15:done="0"/>
  <w15:commentEx w15:paraId="1B306126" w15:done="0"/>
  <w15:commentEx w15:paraId="00014823" w15:done="0" w15:paraIdParent="1B306126"/>
  <w15:commentEx w15:paraId="3A646C74" w15:done="0"/>
  <w15:commentEx w15:paraId="33CC4A9F" w15:done="0"/>
  <w15:commentEx w15:paraId="13717719" w15:done="0"/>
  <w15:commentEx w15:paraId="133C7EF3" w15:done="0"/>
  <w15:commentEx w15:paraId="7AC97260" w15:done="0"/>
  <w15:commentEx w15:paraId="4DDB341F" w15:done="0"/>
  <w15:commentEx w15:paraId="00E6371D" w15:done="0"/>
  <w15:commentEx w15:paraId="2586580C" w15:done="0"/>
  <w15:commentEx w15:paraId="1CB33305" w15:done="0"/>
  <w15:commentEx w15:paraId="45D00D57" w15:done="0"/>
  <w15:commentEx w15:paraId="471D02E4" w15:done="0"/>
  <w15:commentEx w15:paraId="42B23B4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Times New Roman (标题 CS)">
    <w:altName w:val="宋体"/>
    <w:panose1 w:val="00000000000000000000"/>
    <w:charset w:val="86"/>
    <w:family w:val="roman"/>
    <w:pitch w:val="default"/>
    <w:sig w:usb0="00000000" w:usb1="00000000" w:usb2="00000000" w:usb3="00000000" w:csb0="00000000" w:csb1="00000000"/>
  </w:font>
  <w:font w:name="Palatino Linotype">
    <w:panose1 w:val="02040502050505030304"/>
    <w:charset w:val="00"/>
    <w:family w:val="roman"/>
    <w:pitch w:val="default"/>
    <w:sig w:usb0="E0000287" w:usb1="40000013" w:usb2="00000000" w:usb3="00000000" w:csb0="2000019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9B677">
    <w:pPr>
      <w:pStyle w:val="9"/>
      <w:ind w:firstLine="0" w:firstLineChars="0"/>
    </w:pPr>
    <w:r>
      <w:rPr>
        <w:rStyle w:val="18"/>
        <w:rFonts w:hint="eastAsia"/>
        <w:color w:val="FF0000"/>
        <w:sz w:val="15"/>
        <w:szCs w:val="15"/>
      </w:rPr>
      <w:t>编页码规则</w:t>
    </w:r>
    <w:r>
      <w:rPr>
        <w:rStyle w:val="18"/>
        <w:rFonts w:hint="eastAsia"/>
        <w:color w:val="FF0000"/>
        <w:sz w:val="15"/>
        <w:szCs w:val="15"/>
        <w:highlight w:val="yellow"/>
      </w:rPr>
      <w:t>：摘要页</w:t>
    </w:r>
    <w:ins w:id="0" w:author="乐呵～李丹" w:date="2024-11-29T18:23:00Z">
      <w:r>
        <w:rPr>
          <w:rStyle w:val="18"/>
          <w:rFonts w:hint="eastAsia"/>
          <w:color w:val="FF0000"/>
          <w:sz w:val="15"/>
          <w:szCs w:val="15"/>
          <w:highlight w:val="yellow"/>
        </w:rPr>
        <w:t>和目录页连续编页，从1开始编</w:t>
      </w:r>
    </w:ins>
    <w:r>
      <w:rPr>
        <w:rStyle w:val="18"/>
        <w:rFonts w:hint="eastAsia"/>
        <w:color w:val="FF0000"/>
        <w:sz w:val="15"/>
        <w:szCs w:val="15"/>
      </w:rPr>
      <w:t>；正文部分（引言到独创性声明）单独</w:t>
    </w:r>
    <w:ins w:id="1" w:author="乐呵～李丹" w:date="2024-11-29T18:23:00Z">
      <w:r>
        <w:rPr>
          <w:rStyle w:val="18"/>
          <w:rFonts w:hint="eastAsia"/>
          <w:color w:val="FF0000"/>
          <w:sz w:val="15"/>
          <w:szCs w:val="15"/>
        </w:rPr>
        <w:t>重新</w:t>
      </w:r>
    </w:ins>
    <w:r>
      <w:rPr>
        <w:rStyle w:val="18"/>
        <w:rFonts w:hint="eastAsia"/>
        <w:color w:val="FF0000"/>
        <w:sz w:val="15"/>
        <w:szCs w:val="15"/>
      </w:rPr>
      <w:t>编页码，从1开始编。</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D8AEB">
    <w:pPr>
      <w:pStyle w:val="9"/>
      <w:ind w:firstLine="0" w:firstLineChars="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65376">
    <w:pPr>
      <w:pStyle w:val="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line="360" w:lineRule="auto"/>
        <w:ind w:firstLine="480"/>
      </w:pPr>
      <w:r>
        <w:separator/>
      </w:r>
    </w:p>
  </w:footnote>
  <w:footnote w:type="continuationSeparator" w:id="5">
    <w:p>
      <w:pPr>
        <w:spacing w:line="360" w:lineRule="auto"/>
        <w:ind w:firstLine="480"/>
      </w:pPr>
      <w:r>
        <w:continuationSeparator/>
      </w:r>
    </w:p>
  </w:footnote>
  <w:footnote w:id="0">
    <w:p w14:paraId="17BB3485">
      <w:pPr>
        <w:pStyle w:val="12"/>
        <w:ind w:firstLine="360"/>
      </w:pPr>
      <w:r>
        <w:rPr>
          <w:rStyle w:val="21"/>
        </w:rPr>
        <w:footnoteRef/>
      </w:r>
      <w:r>
        <w:t xml:space="preserve"> </w:t>
      </w:r>
      <w:r>
        <w:rPr>
          <w:rFonts w:hint="eastAsia"/>
        </w:rPr>
        <w:t xml:space="preserve"> </w:t>
      </w:r>
      <w:r>
        <w:rPr>
          <w:rFonts w:hint="eastAsia" w:ascii="宋体" w:hAnsi="宋体" w:cs="宋体"/>
        </w:rPr>
        <w:t>参见</w:t>
      </w:r>
      <w:r>
        <w:rPr>
          <w:rFonts w:hint="eastAsia"/>
        </w:rPr>
        <w:t>https://data.stats.gov.cn/，2022年1月20日访问。</w:t>
      </w:r>
    </w:p>
  </w:footnote>
  <w:footnote w:id="1">
    <w:p w14:paraId="6A8BA696">
      <w:pPr>
        <w:pStyle w:val="12"/>
        <w:ind w:firstLine="360"/>
      </w:pPr>
      <w:r>
        <w:rPr>
          <w:rStyle w:val="21"/>
        </w:rPr>
        <w:footnoteRef/>
      </w:r>
      <w:r>
        <w:t xml:space="preserve"> 由于数据缺失，2009和2012年的x1指标数据采用平均值填充法补充；自2013年起，农村居民家庭人均纯收入不再统计，以农村居民人均可支配收入取代；由于数据缺失，2014年北京市基层医疗卫生机构数量以邻近的2014年11月数据代替。</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607492"/>
    <w:multiLevelType w:val="multilevel"/>
    <w:tmpl w:val="40607492"/>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乐呵～李丹">
    <w15:presenceInfo w15:providerId="None" w15:userId="乐呵～李丹"/>
  </w15:person>
  <w15:person w15:author="作者">
    <w15:presenceInfo w15:providerId="None" w15:userId="作者"/>
  </w15:person>
  <w15:person w15:author="Kylin Wang">
    <w15:presenceInfo w15:providerId="Windows Live" w15:userId="2c38e0da3f609385"/>
  </w15:person>
  <w15:person w15:author="Ray">
    <w15:presenceInfo w15:providerId="None" w15:userId="Ray"/>
  </w15:person>
  <w15:person w15:author="陶馨瑶">
    <w15:presenceInfo w15:providerId="None" w15:userId="陶馨瑶"/>
  </w15:person>
  <w15:person w15:author="乐呵～李丹 [2]">
    <w15:presenceInfo w15:providerId="WPS Office" w15:userId="21553877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footnote w:id="4"/>
    <w:footnote w:id="5"/>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3ZTM4MGViNTIwMmRiM2I4NTk5YzBkZDFhOWYyNDkifQ=="/>
  </w:docVars>
  <w:rsids>
    <w:rsidRoot w:val="00CE380D"/>
    <w:rsid w:val="00051083"/>
    <w:rsid w:val="00061F4C"/>
    <w:rsid w:val="003761EA"/>
    <w:rsid w:val="0044177A"/>
    <w:rsid w:val="006E4D59"/>
    <w:rsid w:val="00AF22B7"/>
    <w:rsid w:val="00CE380D"/>
    <w:rsid w:val="00D4659B"/>
    <w:rsid w:val="017165B7"/>
    <w:rsid w:val="018C519F"/>
    <w:rsid w:val="01944640"/>
    <w:rsid w:val="03263416"/>
    <w:rsid w:val="03C04A8A"/>
    <w:rsid w:val="03F6799F"/>
    <w:rsid w:val="053969B2"/>
    <w:rsid w:val="05461B09"/>
    <w:rsid w:val="06693D01"/>
    <w:rsid w:val="067803E8"/>
    <w:rsid w:val="077D1287"/>
    <w:rsid w:val="07AF6423"/>
    <w:rsid w:val="080262FE"/>
    <w:rsid w:val="085B1D6F"/>
    <w:rsid w:val="089A4646"/>
    <w:rsid w:val="08BB280E"/>
    <w:rsid w:val="09187C60"/>
    <w:rsid w:val="0D3A63F7"/>
    <w:rsid w:val="0DC108C7"/>
    <w:rsid w:val="0E375AEE"/>
    <w:rsid w:val="0E8042DE"/>
    <w:rsid w:val="116F0F3A"/>
    <w:rsid w:val="13A665FA"/>
    <w:rsid w:val="148461AA"/>
    <w:rsid w:val="154047C7"/>
    <w:rsid w:val="162B4B2F"/>
    <w:rsid w:val="18785E4F"/>
    <w:rsid w:val="189559BE"/>
    <w:rsid w:val="18D45952"/>
    <w:rsid w:val="19CD4B5C"/>
    <w:rsid w:val="1D4049B5"/>
    <w:rsid w:val="1E18008F"/>
    <w:rsid w:val="1E3E4E49"/>
    <w:rsid w:val="1E4A0464"/>
    <w:rsid w:val="1F2676A6"/>
    <w:rsid w:val="1F4924CA"/>
    <w:rsid w:val="1F7E03C6"/>
    <w:rsid w:val="20DF30E6"/>
    <w:rsid w:val="21084274"/>
    <w:rsid w:val="217C26E3"/>
    <w:rsid w:val="219261E9"/>
    <w:rsid w:val="22D83A87"/>
    <w:rsid w:val="22F230D2"/>
    <w:rsid w:val="2580651A"/>
    <w:rsid w:val="26A56238"/>
    <w:rsid w:val="270C4CBD"/>
    <w:rsid w:val="281F1CA5"/>
    <w:rsid w:val="29286E7A"/>
    <w:rsid w:val="2C7F577D"/>
    <w:rsid w:val="2D656721"/>
    <w:rsid w:val="2D997B9C"/>
    <w:rsid w:val="2DBD030B"/>
    <w:rsid w:val="2DC53663"/>
    <w:rsid w:val="2E382087"/>
    <w:rsid w:val="2E444588"/>
    <w:rsid w:val="2F0361F1"/>
    <w:rsid w:val="300D4E4E"/>
    <w:rsid w:val="31181CFC"/>
    <w:rsid w:val="31554CFE"/>
    <w:rsid w:val="318178A1"/>
    <w:rsid w:val="337935C3"/>
    <w:rsid w:val="35B46497"/>
    <w:rsid w:val="36BB3856"/>
    <w:rsid w:val="377B620E"/>
    <w:rsid w:val="37A91900"/>
    <w:rsid w:val="37EE1034"/>
    <w:rsid w:val="38392C84"/>
    <w:rsid w:val="3AFF6407"/>
    <w:rsid w:val="3B131EB2"/>
    <w:rsid w:val="3EF1250A"/>
    <w:rsid w:val="40300E10"/>
    <w:rsid w:val="411C1395"/>
    <w:rsid w:val="421A3B26"/>
    <w:rsid w:val="443D51BB"/>
    <w:rsid w:val="47FD3CCE"/>
    <w:rsid w:val="4A9E3F70"/>
    <w:rsid w:val="4B1B446B"/>
    <w:rsid w:val="4D662315"/>
    <w:rsid w:val="4D9549A9"/>
    <w:rsid w:val="4DE6788C"/>
    <w:rsid w:val="4E523881"/>
    <w:rsid w:val="4FD23C92"/>
    <w:rsid w:val="500D581D"/>
    <w:rsid w:val="51340035"/>
    <w:rsid w:val="524644C3"/>
    <w:rsid w:val="526A16ED"/>
    <w:rsid w:val="539B439B"/>
    <w:rsid w:val="54684BC5"/>
    <w:rsid w:val="550D12C8"/>
    <w:rsid w:val="56DA5D2D"/>
    <w:rsid w:val="57713D91"/>
    <w:rsid w:val="57EA58F1"/>
    <w:rsid w:val="57F30C49"/>
    <w:rsid w:val="58FC1D80"/>
    <w:rsid w:val="592D72BC"/>
    <w:rsid w:val="5B286E5C"/>
    <w:rsid w:val="5CF76AE6"/>
    <w:rsid w:val="5F6E3077"/>
    <w:rsid w:val="5FC86518"/>
    <w:rsid w:val="600D4872"/>
    <w:rsid w:val="62B114E5"/>
    <w:rsid w:val="62E30F40"/>
    <w:rsid w:val="63A22B7B"/>
    <w:rsid w:val="6461281A"/>
    <w:rsid w:val="67120398"/>
    <w:rsid w:val="682E182A"/>
    <w:rsid w:val="69997B74"/>
    <w:rsid w:val="69F60125"/>
    <w:rsid w:val="6BF608B1"/>
    <w:rsid w:val="6C375151"/>
    <w:rsid w:val="6CAD0F6F"/>
    <w:rsid w:val="6D54763D"/>
    <w:rsid w:val="6E324660"/>
    <w:rsid w:val="6F327E52"/>
    <w:rsid w:val="702E23C7"/>
    <w:rsid w:val="70E234AB"/>
    <w:rsid w:val="73613859"/>
    <w:rsid w:val="742C1313"/>
    <w:rsid w:val="756B7C19"/>
    <w:rsid w:val="75862CA5"/>
    <w:rsid w:val="75976C60"/>
    <w:rsid w:val="7B0C7841"/>
    <w:rsid w:val="7CA618E3"/>
    <w:rsid w:val="7FDC1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autoRedefine/>
    <w:qFormat/>
    <w:uiPriority w:val="0"/>
    <w:pPr>
      <w:spacing w:before="322" w:beforeLines="100" w:after="322" w:afterLines="100"/>
      <w:ind w:firstLine="0" w:firstLineChars="0"/>
      <w:jc w:val="center"/>
      <w:outlineLvl w:val="0"/>
    </w:pPr>
    <w:rPr>
      <w:rFonts w:ascii="黑体" w:hAnsi="黑体" w:eastAsia="黑体" w:cs="黑体"/>
      <w:color w:val="000000"/>
      <w:sz w:val="36"/>
      <w:szCs w:val="36"/>
      <w:shd w:val="clear" w:color="auto" w:fill="FFFFFF"/>
    </w:rPr>
  </w:style>
  <w:style w:type="paragraph" w:styleId="3">
    <w:name w:val="heading 2"/>
    <w:basedOn w:val="1"/>
    <w:next w:val="1"/>
    <w:autoRedefine/>
    <w:unhideWhenUsed/>
    <w:qFormat/>
    <w:uiPriority w:val="0"/>
    <w:pPr>
      <w:keepNext/>
      <w:keepLines/>
      <w:spacing w:before="260" w:after="260" w:line="413" w:lineRule="auto"/>
      <w:outlineLvl w:val="1"/>
    </w:pPr>
    <w:rPr>
      <w:rFonts w:ascii="黑体" w:hAnsi="黑体" w:eastAsia="黑体" w:cs="黑体"/>
      <w:bCs/>
      <w:sz w:val="30"/>
      <w:szCs w:val="30"/>
    </w:rPr>
  </w:style>
  <w:style w:type="paragraph" w:styleId="4">
    <w:name w:val="heading 3"/>
    <w:basedOn w:val="1"/>
    <w:next w:val="1"/>
    <w:autoRedefine/>
    <w:qFormat/>
    <w:uiPriority w:val="0"/>
    <w:pPr>
      <w:spacing w:before="161" w:beforeLines="50" w:after="161" w:afterLines="50"/>
      <w:ind w:firstLine="560"/>
      <w:outlineLvl w:val="2"/>
    </w:pPr>
    <w:rPr>
      <w:rFonts w:ascii="黑体" w:hAnsi="黑体" w:eastAsia="黑体" w:cs="黑体"/>
      <w:sz w:val="28"/>
      <w:szCs w:val="28"/>
    </w:rPr>
  </w:style>
  <w:style w:type="paragraph" w:styleId="5">
    <w:name w:val="heading 4"/>
    <w:basedOn w:val="4"/>
    <w:next w:val="1"/>
    <w:autoRedefine/>
    <w:qFormat/>
    <w:uiPriority w:val="0"/>
    <w:pPr>
      <w:ind w:firstLine="480"/>
      <w:jc w:val="left"/>
      <w:outlineLvl w:val="3"/>
    </w:pPr>
    <w:rPr>
      <w:rFonts w:eastAsia="楷体"/>
      <w:bCs/>
    </w:rPr>
  </w:style>
  <w:style w:type="paragraph" w:styleId="6">
    <w:name w:val="heading 5"/>
    <w:basedOn w:val="5"/>
    <w:next w:val="1"/>
    <w:autoRedefine/>
    <w:unhideWhenUsed/>
    <w:qFormat/>
    <w:uiPriority w:val="0"/>
    <w:pPr>
      <w:spacing w:before="120" w:after="0"/>
      <w:ind w:firstLine="0" w:firstLineChars="0"/>
      <w:jc w:val="center"/>
      <w:outlineLvl w:val="4"/>
    </w:pPr>
    <w:rPr>
      <w:rFonts w:eastAsiaTheme="minorEastAsia"/>
      <w:sz w:val="21"/>
      <w:szCs w:val="21"/>
    </w:rPr>
  </w:style>
  <w:style w:type="character" w:default="1" w:styleId="17">
    <w:name w:val="Default Paragraph Font"/>
    <w:autoRedefine/>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caption"/>
    <w:next w:val="1"/>
    <w:autoRedefine/>
    <w:unhideWhenUsed/>
    <w:qFormat/>
    <w:uiPriority w:val="0"/>
    <w:pPr>
      <w:keepNext/>
      <w:jc w:val="center"/>
    </w:pPr>
    <w:rPr>
      <w:rFonts w:ascii="Times New Roman" w:hAnsi="Times New Roman" w:eastAsia="宋体" w:cs="Times New Roman (标题 CS)"/>
      <w:kern w:val="2"/>
      <w:sz w:val="24"/>
      <w:lang w:val="en-US" w:eastAsia="zh-CN" w:bidi="ar-SA"/>
    </w:rPr>
  </w:style>
  <w:style w:type="paragraph" w:styleId="8">
    <w:name w:val="annotation text"/>
    <w:basedOn w:val="1"/>
    <w:link w:val="27"/>
    <w:autoRedefine/>
    <w:qFormat/>
    <w:uiPriority w:val="0"/>
    <w:pPr>
      <w:jc w:val="left"/>
    </w:pPr>
  </w:style>
  <w:style w:type="paragraph" w:styleId="9">
    <w:name w:val="footer"/>
    <w:basedOn w:val="1"/>
    <w:autoRedefine/>
    <w:qFormat/>
    <w:uiPriority w:val="99"/>
    <w:pPr>
      <w:tabs>
        <w:tab w:val="center" w:pos="4153"/>
        <w:tab w:val="right" w:pos="8306"/>
      </w:tabs>
      <w:snapToGrid w:val="0"/>
      <w:jc w:val="left"/>
    </w:pPr>
    <w:rPr>
      <w:sz w:val="18"/>
      <w:szCs w:val="18"/>
    </w:rPr>
  </w:style>
  <w:style w:type="paragraph" w:styleId="10">
    <w:name w:val="header"/>
    <w:autoRedefine/>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2"/>
      <w:sz w:val="21"/>
      <w:szCs w:val="21"/>
      <w:lang w:val="en-US" w:eastAsia="zh-CN" w:bidi="ar-SA"/>
    </w:rPr>
  </w:style>
  <w:style w:type="paragraph" w:styleId="11">
    <w:name w:val="toc 1"/>
    <w:next w:val="1"/>
    <w:autoRedefine/>
    <w:qFormat/>
    <w:uiPriority w:val="39"/>
    <w:pPr>
      <w:spacing w:line="360" w:lineRule="auto"/>
    </w:pPr>
    <w:rPr>
      <w:rFonts w:ascii="Times New Roman" w:hAnsi="Times New Roman" w:eastAsia="黑体" w:cs="Times New Roman"/>
      <w:kern w:val="2"/>
      <w:sz w:val="28"/>
      <w:szCs w:val="24"/>
      <w:lang w:val="en-US" w:eastAsia="zh-CN" w:bidi="ar-SA"/>
    </w:rPr>
  </w:style>
  <w:style w:type="paragraph" w:styleId="12">
    <w:name w:val="footnote text"/>
    <w:basedOn w:val="1"/>
    <w:autoRedefine/>
    <w:qFormat/>
    <w:uiPriority w:val="0"/>
    <w:pPr>
      <w:snapToGrid w:val="0"/>
    </w:pPr>
    <w:rPr>
      <w:sz w:val="18"/>
      <w:szCs w:val="18"/>
    </w:rPr>
  </w:style>
  <w:style w:type="paragraph" w:styleId="13">
    <w:name w:val="Normal (Web)"/>
    <w:basedOn w:val="1"/>
    <w:autoRedefine/>
    <w:unhideWhenUsed/>
    <w:qFormat/>
    <w:uiPriority w:val="99"/>
    <w:pPr>
      <w:widowControl/>
      <w:spacing w:before="100" w:beforeAutospacing="1" w:after="100" w:afterAutospacing="1" w:line="240" w:lineRule="auto"/>
      <w:ind w:firstLine="0" w:firstLineChars="0"/>
      <w:jc w:val="left"/>
    </w:pPr>
    <w:rPr>
      <w:rFonts w:ascii="宋体" w:hAnsi="宋体" w:cs="宋体"/>
      <w:kern w:val="0"/>
    </w:rPr>
  </w:style>
  <w:style w:type="paragraph" w:styleId="14">
    <w:name w:val="annotation subject"/>
    <w:basedOn w:val="8"/>
    <w:next w:val="8"/>
    <w:link w:val="28"/>
    <w:autoRedefine/>
    <w:qFormat/>
    <w:uiPriority w:val="0"/>
    <w:rPr>
      <w:b/>
      <w:bCs/>
    </w:rPr>
  </w:style>
  <w:style w:type="table" w:styleId="16">
    <w:name w:val="Table Grid"/>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autoRedefine/>
    <w:qFormat/>
    <w:uiPriority w:val="0"/>
  </w:style>
  <w:style w:type="character" w:styleId="19">
    <w:name w:val="Hyperlink"/>
    <w:autoRedefine/>
    <w:qFormat/>
    <w:uiPriority w:val="99"/>
    <w:rPr>
      <w:color w:val="0000FF"/>
      <w:u w:val="single"/>
    </w:rPr>
  </w:style>
  <w:style w:type="character" w:styleId="20">
    <w:name w:val="annotation reference"/>
    <w:basedOn w:val="17"/>
    <w:autoRedefine/>
    <w:qFormat/>
    <w:uiPriority w:val="0"/>
    <w:rPr>
      <w:sz w:val="21"/>
      <w:szCs w:val="21"/>
    </w:rPr>
  </w:style>
  <w:style w:type="character" w:styleId="21">
    <w:name w:val="footnote reference"/>
    <w:basedOn w:val="17"/>
    <w:autoRedefine/>
    <w:qFormat/>
    <w:uiPriority w:val="0"/>
    <w:rPr>
      <w:vertAlign w:val="superscript"/>
    </w:rPr>
  </w:style>
  <w:style w:type="paragraph" w:customStyle="1" w:styleId="22">
    <w:name w:val="_Style 2"/>
    <w:basedOn w:val="1"/>
    <w:autoRedefine/>
    <w:qFormat/>
    <w:uiPriority w:val="99"/>
    <w:pPr>
      <w:spacing w:line="400" w:lineRule="exact"/>
      <w:ind w:firstLine="420"/>
    </w:pPr>
  </w:style>
  <w:style w:type="paragraph" w:customStyle="1" w:styleId="23">
    <w:name w:val="MDPI_5.1_figure_caption"/>
    <w:basedOn w:val="1"/>
    <w:autoRedefine/>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character" w:customStyle="1" w:styleId="24">
    <w:name w:val="标题 1 字符"/>
    <w:link w:val="2"/>
    <w:autoRedefine/>
    <w:qFormat/>
    <w:uiPriority w:val="0"/>
    <w:rPr>
      <w:rFonts w:ascii="黑体" w:hAnsi="黑体" w:eastAsia="黑体" w:cs="黑体"/>
      <w:color w:val="000000"/>
      <w:kern w:val="2"/>
      <w:sz w:val="36"/>
      <w:szCs w:val="36"/>
      <w:shd w:val="clear" w:color="auto" w:fill="FFFFFF"/>
      <w:lang w:val="en-US" w:eastAsia="zh-CN" w:bidi="ar-SA"/>
    </w:rPr>
  </w:style>
  <w:style w:type="paragraph" w:styleId="25">
    <w:name w:val="List Paragraph"/>
    <w:basedOn w:val="1"/>
    <w:autoRedefine/>
    <w:qFormat/>
    <w:uiPriority w:val="99"/>
    <w:pPr>
      <w:ind w:firstLine="420"/>
    </w:pPr>
  </w:style>
  <w:style w:type="paragraph" w:customStyle="1" w:styleId="26">
    <w:name w:val="Revision"/>
    <w:autoRedefine/>
    <w:hidden/>
    <w:unhideWhenUsed/>
    <w:qFormat/>
    <w:uiPriority w:val="99"/>
    <w:rPr>
      <w:rFonts w:ascii="Times New Roman" w:hAnsi="Times New Roman" w:eastAsia="宋体" w:cs="Times New Roman"/>
      <w:kern w:val="2"/>
      <w:sz w:val="24"/>
      <w:szCs w:val="24"/>
      <w:lang w:val="en-US" w:eastAsia="zh-CN" w:bidi="ar-SA"/>
    </w:rPr>
  </w:style>
  <w:style w:type="character" w:customStyle="1" w:styleId="27">
    <w:name w:val="批注文字 字符"/>
    <w:basedOn w:val="17"/>
    <w:link w:val="8"/>
    <w:autoRedefine/>
    <w:qFormat/>
    <w:uiPriority w:val="0"/>
    <w:rPr>
      <w:rFonts w:ascii="Times New Roman" w:hAnsi="Times New Roman" w:eastAsia="宋体" w:cs="Times New Roman"/>
      <w:kern w:val="2"/>
      <w:sz w:val="24"/>
      <w:szCs w:val="24"/>
    </w:rPr>
  </w:style>
  <w:style w:type="character" w:customStyle="1" w:styleId="28">
    <w:name w:val="批注主题 字符"/>
    <w:basedOn w:val="27"/>
    <w:link w:val="14"/>
    <w:autoRedefine/>
    <w:qFormat/>
    <w:uiPriority w:val="0"/>
    <w:rPr>
      <w:rFonts w:ascii="Times New Roman" w:hAnsi="Times New Roman" w:eastAsia="宋体" w:cs="Times New Roman"/>
      <w:b/>
      <w:bCs/>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2447</Words>
  <Characters>3572</Characters>
  <Lines>46</Lines>
  <Paragraphs>13</Paragraphs>
  <TotalTime>158</TotalTime>
  <ScaleCrop>false</ScaleCrop>
  <LinksUpToDate>false</LinksUpToDate>
  <CharactersWithSpaces>3801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2024-11-28T02:40:00Z</dcterms:created>
  <dc:creator>Administrator</dc:creator>
  <cp:lastModifiedBy>陶馨瑶</cp:lastModifiedBy>
  <dcterms:modified xsi:type="dcterms:W3CDTF">2025-05-04T07:08:15Z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643814A9334C4C10B58F5704577CFA4D_13</vt:lpwstr>
  </property>
  <property fmtid="{D5CDD505-2E9C-101B-9397-08002B2CF9AE}" pid="4" name="KSOTemplateDocerSaveRecord">
    <vt:lpwstr>eyJoZGlkIjoiN2Y2Njc2ODkzZmJmZTlhYjg1ZmE2NWQ5MTIzOGQ0MWMiLCJ1c2VySWQiOiI0MTM0MTk5NTMifQ==</vt:lpwstr>
  </property>
</Properties>
</file>