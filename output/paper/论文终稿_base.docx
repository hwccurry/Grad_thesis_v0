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60.png" ContentType="image/png"/>
  <Override PartName="/word/media/rId63.png" ContentType="image/png"/>
  <Override PartName="/word/media/rId54.png" ContentType="image/png"/>
  <Override PartName="/word/media/rId57.png" ContentType="image/png"/>
  <Override PartName="/word/media/rId95.png" ContentType="image/png"/>
  <Override PartName="/word/media/rId100.png" ContentType="image/png"/>
  <Override PartName="/word/media/rId50.png" ContentType="image/png"/>
  <Override PartName="/word/media/rId47.png" ContentType="image/png"/>
  <Override PartName="/word/media/rId78.png" ContentType="image/png"/>
  <Override PartName="/word/media/rId74.png" ContentType="image/png"/>
  <Override PartName="/word/media/rId69.png" ContentType="image/png"/>
  <Override PartName="/word/media/rId66.png" ContentType="image/png"/>
  <Override PartName="/word/media/" ContentType="application/octet-stream"/>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摘要"/>
    <w:p>
      <w:pPr>
        <w:pStyle w:val="2"/>
      </w:pPr>
      <w:r>
        <w:rPr>
          <w:rFonts w:hint="eastAsia"/>
        </w:rPr>
        <w:t xml:space="preserve">摘要</w:t>
      </w:r>
    </w:p>
    <w:p>
      <w:pPr>
        <w:pStyle w:val="FirstParagraph"/>
      </w:pPr>
      <w:r>
        <w:rPr>
          <w:rFonts w:hint="eastAsia"/>
        </w:rPr>
        <w:t xml:space="preserve">中国上市公司为何分红？本文构建”机器学习预测</w:t>
      </w:r>
      <w:r>
        <w:t xml:space="preserve"> + </w:t>
      </w:r>
      <w:r>
        <w:rPr>
          <w:rFonts w:hint="eastAsia"/>
        </w:rPr>
        <w:t xml:space="preserve">双重差分因果推断”的双路径框架，从统计关联与因果识别两个层面回答这一问题。第一路径以2006—2022年沪深A股为样本，采用随机森林和梯度提升树在一年期滚动预测框架下比较71个候选特征，发现集成学习模型的样本外R²约为0.25，显著优于OLS（0.16）；特征重要性排序中，上期股利水平、资产收益率和留存收益资产比稳居前三，代理成本变量（其他应收款资产比）进入前十且对分红表现出非线性抑制效应。第二路径以2023年《上市公司现金分红指引》修订为准自然实验，基于2020—2024年双向固定效应DiD模型估计发现，政策使处理组分红概率提高约8.3个百分点、股利支付率提高约10.8个百分点（均在1%水平显著），且高代理成本企业的政策效应显著更强。上述结论在平行趋势、安慰剂、PSM-DiD等多项稳健性检验下保持稳定。本文表明，生命周期与代理成本是理解中国企业分红行为的核心维度，</w:t>
      </w:r>
      <w:r>
        <w:rPr>
          <w:rFonts w:hint="eastAsia"/>
        </w:rPr>
        <w:t xml:space="preserve">“硬约束”</w:t>
      </w:r>
      <w:r>
        <w:rPr>
          <w:rFonts w:hint="eastAsia"/>
        </w:rPr>
        <w:t xml:space="preserve">分红监管对代理问题突出的企业效果尤为明显。</w:t>
      </w:r>
    </w:p>
    <w:p>
      <w:pPr>
        <w:pStyle w:val="BodyText"/>
      </w:pPr>
      <w:r>
        <w:rPr>
          <w:rFonts w:hint="eastAsia"/>
          <w:b/>
          <w:bCs/>
        </w:rPr>
        <w:t xml:space="preserve">关键词：</w:t>
      </w:r>
      <w:r>
        <w:t xml:space="preserve"> </w:t>
      </w:r>
      <w:r>
        <w:rPr>
          <w:rFonts w:hint="eastAsia"/>
        </w:rPr>
        <w:t xml:space="preserve">上市公司分红；机器学习预测；双重差分法；代理成本；公司治理</w:t>
      </w:r>
    </w:p>
    <w:bookmarkEnd w:id="20"/>
    <w:bookmarkStart w:id="21" w:name="abstract"/>
    <w:p>
      <w:pPr>
        <w:pStyle w:val="2"/>
      </w:pPr>
      <w:r>
        <w:t xml:space="preserve">Abstract</w:t>
      </w:r>
    </w:p>
    <w:p>
      <w:pPr>
        <w:pStyle w:val="FirstParagraph"/>
      </w:pPr>
      <w:r>
        <w:t xml:space="preserve">Why do Chinese listed firms pay dividends? This paper combines machine learning prediction with a difference-in-differences (DiD) quasi-natural experiment to address this question from both predictive and causal perspectives. Using 2006–2022 data on Shanghai-Shenzhen A-share firms, Random Forest and Gradient Boosting models in a one-year rolling framework achieve an out-of-sample R² of approximately 0.25, substantially outperforming OLS (0.16). Lagged dividends, return on assets, and retained-earnings-to-assets ratio rank as the top three predictors, while agency cost proxies enter the top ten and exhibit nonlinear suppressive effects on payouts. Exploiting the 2023 revision of China’s Cash Dividend Guidelines as a policy shock, two-way fixed effects DiD estimates show that the regulation raised treated firms’ dividend probability by 8.3 percentage points and payout ratio by 10.8 percentage points (both significant at 1%), with significantly stronger effects among high-agency-cost firms. Results survive parallel trends, placebo, and PSM-DiD checks. Life cycle stage and agency costs emerge as the core dimensions of Chinese firms’ dividend behavior, and binding dividend regulation is most effective where agency problems are acute.</w:t>
      </w:r>
    </w:p>
    <w:p>
      <w:pPr>
        <w:pStyle w:val="BodyText"/>
      </w:pPr>
      <w:r>
        <w:rPr>
          <w:b/>
          <w:bCs/>
        </w:rPr>
        <w:t xml:space="preserve">Keywords:</w:t>
      </w:r>
      <w:r>
        <w:t xml:space="preserve"> </w:t>
      </w:r>
      <w:r>
        <w:t xml:space="preserve">Corporate Dividends; Machine Learning Prediction; Difference-in-Differences; Agency Costs; Corporate Governance</w:t>
      </w:r>
    </w:p>
    <w:bookmarkEnd w:id="21"/>
    <w:bookmarkStart w:id="26" w:name="第一章-绪论"/>
    <w:p>
      <w:pPr>
        <w:pStyle w:val="2"/>
      </w:pPr>
      <w:r>
        <w:rPr>
          <w:rFonts w:hint="eastAsia"/>
        </w:rPr>
        <w:t xml:space="preserve">第一章</w:t>
      </w:r>
      <w:r>
        <w:t xml:space="preserve"> </w:t>
      </w:r>
      <w:r>
        <w:rPr>
          <w:rFonts w:hint="eastAsia"/>
        </w:rPr>
        <w:t xml:space="preserve">绪论</w:t>
      </w:r>
    </w:p>
    <w:bookmarkStart w:id="22" w:name="研究背景"/>
    <w:p>
      <w:pPr>
        <w:pStyle w:val="3"/>
      </w:pPr>
      <w:r>
        <w:t xml:space="preserve">1.1 </w:t>
      </w:r>
      <w:r>
        <w:rPr>
          <w:rFonts w:hint="eastAsia"/>
        </w:rPr>
        <w:t xml:space="preserve">研究背景</w:t>
      </w:r>
    </w:p>
    <w:p>
      <w:pPr>
        <w:pStyle w:val="FirstParagraph"/>
      </w:pPr>
      <w:r>
        <w:rPr>
          <w:rFonts w:hint="eastAsia"/>
        </w:rPr>
        <w:t xml:space="preserve">现金分红是上市公司向股东返还利润的直接形式，也是投资者现金回报的重要来源。自</w:t>
      </w:r>
      <w:r>
        <w:t xml:space="preserve"> Modigliani and </w:t>
      </w:r>
      <w:r>
        <w:rPr>
          <w:rFonts w:hint="eastAsia"/>
        </w:rPr>
        <w:t xml:space="preserve">Miller（1961）提出分红无关性命题后，学界始终在回答同一个核心问题：在理论上分红不应影响公司价值，但在现实市场中企业仍持续发放现金股利且价格反应明显。理论与事实的长期错位构成了”股利之谜”（dividend</w:t>
      </w:r>
      <w:r>
        <w:t xml:space="preserve"> </w:t>
      </w:r>
      <w:r>
        <w:rPr>
          <w:rFonts w:hint="eastAsia"/>
        </w:rPr>
        <w:t xml:space="preserve">puzzle）。既有研究先后从信号传递、代理冲突、企业生命周期和投资者迎合等机制给出解释，但不同机制在不同制度环境下的相对权重仍未达成一致。</w:t>
      </w:r>
    </w:p>
    <w:p>
      <w:pPr>
        <w:pStyle w:val="BodyText"/>
      </w:pPr>
      <w:r>
        <w:rPr>
          <w:rFonts w:hint="eastAsia"/>
        </w:rPr>
        <w:t xml:space="preserve">中国资本市场的分红问题更具特殊性与现实紧迫性。长期以来，部分上市公司存在”重融资、轻回报”的倾向，持续低分红甚至不分红的现象损害了中小投资者的利益，也制约了资本市场的健康发展。为引导上市公司合理分红，中国证监会自2001年起通过系列政策文件将分红水平与再融资资格挂钩，逐步推行”半强制”分红制度。2023年12月，证监会发布修订后的《上市公司现金分红指引》（以下简称”2023指引”），在量化分红门槛、强化”不分红即解释”机制和差异化监管等方面提出了更为刚性的要求，标志着分红监管从”软约束”迈向”硬约束”的制度转折。这一政策冲击为研究监管干预对企业分红行为的因果效应提供了理想的准自然实验条件。</w:t>
      </w:r>
    </w:p>
    <w:p>
      <w:pPr>
        <w:pStyle w:val="BodyText"/>
      </w:pPr>
      <w:r>
        <w:rPr>
          <w:rFonts w:hint="eastAsia"/>
        </w:rPr>
        <w:t xml:space="preserve">在方法论层面，传统分红研究主要依赖线性回归框架，通过估计系数的显著性识别分红动因。然而，高维变量之间的共线性和交互效应限制了线性模型的识别能力，预设的函数形式也可能遗漏重要的非线性关系。近年来，机器学习方法在经济学中的应用日益广泛，陈运森等（2024）率先将随机森林和梯度提升树引入中国分红研究，证明了非线性方法在动因识别方面的比较优势。这一方法论进步为从”系数显著性检验”转向”预测重要性评估”提供了新的分析工具。</w:t>
      </w:r>
    </w:p>
    <w:bookmarkEnd w:id="22"/>
    <w:bookmarkStart w:id="23" w:name="研究问题与目标"/>
    <w:p>
      <w:pPr>
        <w:pStyle w:val="3"/>
      </w:pPr>
      <w:r>
        <w:t xml:space="preserve">1.2 </w:t>
      </w:r>
      <w:r>
        <w:rPr>
          <w:rFonts w:hint="eastAsia"/>
        </w:rPr>
        <w:t xml:space="preserve">研究问题与目标</w:t>
      </w:r>
    </w:p>
    <w:p>
      <w:pPr>
        <w:pStyle w:val="FirstParagraph"/>
      </w:pPr>
      <w:r>
        <w:rPr>
          <w:rFonts w:hint="eastAsia"/>
        </w:rPr>
        <w:t xml:space="preserve">基于上述背景，本文聚焦两个相互关联的核心问题：</w:t>
      </w:r>
    </w:p>
    <w:p>
      <w:pPr>
        <w:pStyle w:val="BodyText"/>
      </w:pPr>
      <w:r>
        <w:rPr>
          <w:rFonts w:hint="eastAsia"/>
          <w:b/>
          <w:bCs/>
        </w:rPr>
        <w:t xml:space="preserve">第一，哪些公司特征是驱动中国上市公司分红决策的关键因素？</w:t>
      </w:r>
      <w:r>
        <w:t xml:space="preserve"> </w:t>
      </w:r>
      <w:r>
        <w:rPr>
          <w:rFonts w:hint="eastAsia"/>
        </w:rPr>
        <w:t xml:space="preserve">既有文献从代理成本、生命周期、融资约束等多个维度探讨了分红动因，但不同变量的相对重要性在各研究中的结论并不完全一致。本文借助机器学习方法的特征重要性评估功能，在高维变量空间中系统筛选和排序预测因子，为回答”何种公司特征主导分红倾向”提供基于样本外预测能力的量化证据。</w:t>
      </w:r>
    </w:p>
    <w:p>
      <w:pPr>
        <w:pStyle w:val="BodyText"/>
      </w:pPr>
      <w:r>
        <w:rPr>
          <w:rFonts w:hint="eastAsia"/>
          <w:b/>
          <w:bCs/>
        </w:rPr>
        <w:t xml:space="preserve">第二，外部监管政策能否有效改变企业分红行为？</w:t>
      </w:r>
      <w:r>
        <w:t xml:space="preserve"> </w:t>
      </w:r>
      <w:r>
        <w:rPr>
          <w:rFonts w:hint="eastAsia"/>
        </w:rPr>
        <w:t xml:space="preserve">2023指引的”硬约束”修订构成了近年来最重要的分红监管冲击，但系统性的因果评估证据仍然有限。本文以该政策为准自然实验，运用双重差分方法估计政策对企业分红意愿和分红水平的因果效应，并检验效应在不同企业群体间的异质性。</w:t>
      </w:r>
    </w:p>
    <w:p>
      <w:pPr>
        <w:pStyle w:val="BodyText"/>
      </w:pPr>
      <w:r>
        <w:rPr>
          <w:rFonts w:hint="eastAsia"/>
        </w:rPr>
        <w:t xml:space="preserve">围绕上述两个问题，本文提出三项可检验假设：假设H1预期生命周期与代理成本相关变量在机器学习模型中具有最高预测重要性；假设H2预期2023指引对处理组企业的分红意愿和支付水平产生显著的正向因果效应；假设H3预期政策效应在代理问题更突出的企业中更为强烈。</w:t>
      </w:r>
    </w:p>
    <w:bookmarkEnd w:id="23"/>
    <w:bookmarkStart w:id="24" w:name="研究思路方法与技术路线"/>
    <w:p>
      <w:pPr>
        <w:pStyle w:val="3"/>
      </w:pPr>
      <w:r>
        <w:t xml:space="preserve">1.3 </w:t>
      </w:r>
      <w:r>
        <w:rPr>
          <w:rFonts w:hint="eastAsia"/>
        </w:rPr>
        <w:t xml:space="preserve">研究思路、方法与技术路线</w:t>
      </w:r>
    </w:p>
    <w:p>
      <w:pPr>
        <w:pStyle w:val="FirstParagraph"/>
      </w:pPr>
      <w:r>
        <w:rPr>
          <w:rFonts w:hint="eastAsia"/>
        </w:rPr>
        <w:t xml:space="preserve">本文采用”机器学习预测</w:t>
      </w:r>
      <w:r>
        <w:t xml:space="preserve"> + </w:t>
      </w:r>
      <w:r>
        <w:rPr>
          <w:rFonts w:hint="eastAsia"/>
        </w:rPr>
        <w:t xml:space="preserve">准自然实验因果推断”的双路径研究设计，力图从统计关联与因果识别两个层面互补地回答上述研究问题。</w:t>
      </w:r>
    </w:p>
    <w:p>
      <w:pPr>
        <w:pStyle w:val="BodyText"/>
      </w:pPr>
      <w:r>
        <w:rPr>
          <w:rFonts w:hint="eastAsia"/>
          <w:b/>
          <w:bCs/>
        </w:rPr>
        <w:t xml:space="preserve">第一路径：机器学习预测分析（第三章）。</w:t>
      </w:r>
      <w:r>
        <w:t xml:space="preserve"> </w:t>
      </w:r>
      <w:r>
        <w:rPr>
          <w:rFonts w:hint="eastAsia"/>
        </w:rPr>
        <w:t xml:space="preserve">以2006—2022年沪深A股上市公司为样本，以71个候选特征（含35个公司层面变量和36个行业虚拟变量）为预测因子，采用随机森林（RF）和梯度提升树（GBDT）两种集成学习模型，在”一年期滚动训练”框架下执行16轮样本外预测。通过特征重要性排序和累积局部效应（ALE）图，识别驱动分红行为的关键变量并刻画其非线性效应；辅以主成分分析从降维视角提供互补验证，并在多个子样本上检验结果的稳健性。</w:t>
      </w:r>
    </w:p>
    <w:p>
      <w:pPr>
        <w:pStyle w:val="BodyText"/>
      </w:pPr>
      <w:r>
        <w:rPr>
          <w:rFonts w:hint="eastAsia"/>
          <w:b/>
          <w:bCs/>
        </w:rPr>
        <w:t xml:space="preserve">第二路径：DID准自然实验评估（第四章）。</w:t>
      </w:r>
      <w:r>
        <w:t xml:space="preserve"> </w:t>
      </w:r>
      <w:r>
        <w:rPr>
          <w:rFonts w:hint="eastAsia"/>
        </w:rPr>
        <w:t xml:space="preserve">以2023年《现金分红指引》修订为政策冲击，以2020—2024年沪深A股上市公司为样本，构建双向固定效应DID模型估计政策的平均处理效应。在平行趋势检验、安慰剂检验、PSM-DID、Hausman-Taylor估计、熵平衡匹配等多种识别策略下验证因果效应的稳健性，并从代理成本、产权性质、机构持股和法治水平四个维度考察政策效应的异质性。</w:t>
      </w:r>
    </w:p>
    <w:p>
      <w:pPr>
        <w:pStyle w:val="BodyText"/>
      </w:pPr>
      <w:r>
        <w:rPr>
          <w:rFonts w:hint="eastAsia"/>
        </w:rPr>
        <w:t xml:space="preserve">两条路径之间存在逻辑联结：第三章通过机器学习识别出的关键动因（代理成本、生命周期变量），为第四章异质性分析中的分组维度提供了实证依据；第四章的因果评估则为第三章发现的统计关联赋予了因果解释的可能。</w:t>
      </w:r>
    </w:p>
    <w:p>
      <w:pPr>
        <w:pStyle w:val="BodyText"/>
      </w:pPr>
      <w:r>
        <w:rPr>
          <w:rFonts w:hint="eastAsia"/>
        </w:rPr>
        <w:t xml:space="preserve">全文结构如下：第一章为绪论；第二章回顾文献并提出研究假设；第三章报告机器学习预测分析的结果（对应H1）；第四章报告DID准自然实验的结果（对应H2和H3）；第五章总结研究结论、政策启示与研究局限。</w:t>
      </w:r>
    </w:p>
    <w:bookmarkEnd w:id="24"/>
    <w:bookmarkStart w:id="25" w:name="可能的创新与不足"/>
    <w:p>
      <w:pPr>
        <w:pStyle w:val="3"/>
      </w:pPr>
      <w:r>
        <w:t xml:space="preserve">1.4 </w:t>
      </w:r>
      <w:r>
        <w:rPr>
          <w:rFonts w:hint="eastAsia"/>
        </w:rPr>
        <w:t xml:space="preserve">可能的创新与不足</w:t>
      </w:r>
    </w:p>
    <w:p>
      <w:pPr>
        <w:pStyle w:val="FirstParagraph"/>
      </w:pPr>
      <w:r>
        <w:rPr>
          <w:rFonts w:hint="eastAsia"/>
        </w:rPr>
        <w:t xml:space="preserve">本文的可能创新之处包括以下几点。第一，构建了”ML预测</w:t>
      </w:r>
      <w:r>
        <w:t xml:space="preserve"> + </w:t>
      </w:r>
      <w:r>
        <w:rPr>
          <w:rFonts w:hint="eastAsia"/>
        </w:rPr>
        <w:t xml:space="preserve">DID评估”的双路径分析框架，将分红动因识别与政策因果评估整合于统一研究中。现有文献通常将两类问题分别处理，本文尝试在方法与结论层面建立两者的对话，使”何种特征驱动分红”与”政策能否改变分红”得到互补回答。第二，以2023年《现金分红指引》修订这一最新政策冲击为准自然实验，提供了”硬约束”分红监管因果效应的系统性证据。第三，在机器学习可解释性分析中，结合特征重要性排序与主成分降维，从两个互补视角验证了驱动分红行为的核心经济维度。</w:t>
      </w:r>
    </w:p>
    <w:p>
      <w:pPr>
        <w:pStyle w:val="BodyText"/>
      </w:pPr>
      <w:r>
        <w:rPr>
          <w:rFonts w:hint="eastAsia"/>
        </w:rPr>
        <w:t xml:space="preserve">本文的不足之处需予以说明。第一，机器学习分析与DID分析使用的是两套不同的样本和变量体系，两条路径的结论联结更多基于逻辑推演而非统一的估计框架，整合程度存在进一步提升的空间。第二，DID分析的样本期仅覆盖2020—2024年，政策后窗口期为两年，长期效应有待未来数据延长后进一步检验。第三，本文的处理组与对照组划分基于政策实施前的历史分红水平，虽然论证了其外生性，但无法完全排除所有不可观测混淆因素的影响。第四，受限于数据可得性，部分异质性维度（如产权性质、法治水平）的组间差异未达到统计显著水平，对应结论仅具方向性参考意义。</w:t>
      </w:r>
    </w:p>
    <w:bookmarkEnd w:id="25"/>
    <w:bookmarkEnd w:id="26"/>
    <w:bookmarkStart w:id="35" w:name="第二章-文献综述与理论基础"/>
    <w:p>
      <w:pPr>
        <w:pStyle w:val="2"/>
      </w:pPr>
      <w:r>
        <w:rPr>
          <w:rFonts w:hint="eastAsia"/>
        </w:rPr>
        <w:t xml:space="preserve">第二章</w:t>
      </w:r>
      <w:r>
        <w:t xml:space="preserve"> </w:t>
      </w:r>
      <w:r>
        <w:rPr>
          <w:rFonts w:hint="eastAsia"/>
        </w:rPr>
        <w:t xml:space="preserve">文献综述与理论基础</w:t>
      </w:r>
    </w:p>
    <w:bookmarkStart w:id="27" w:name="经典股利理论回顾"/>
    <w:p>
      <w:pPr>
        <w:pStyle w:val="3"/>
      </w:pPr>
      <w:r>
        <w:t xml:space="preserve">2.1 </w:t>
      </w:r>
      <w:r>
        <w:rPr>
          <w:rFonts w:hint="eastAsia"/>
        </w:rPr>
        <w:t xml:space="preserve">经典股利理论回顾</w:t>
      </w:r>
    </w:p>
    <w:p>
      <w:pPr>
        <w:pStyle w:val="FirstParagraph"/>
      </w:pPr>
      <w:r>
        <w:rPr>
          <w:rFonts w:hint="eastAsia"/>
        </w:rPr>
        <w:t xml:space="preserve">“公司为何分红”</w:t>
      </w:r>
      <w:r>
        <w:rPr>
          <w:rFonts w:hint="eastAsia"/>
        </w:rPr>
        <w:t xml:space="preserve">是公司金融的核心问题，即”股利之谜”（dividend</w:t>
      </w:r>
      <w:r>
        <w:t xml:space="preserve"> </w:t>
      </w:r>
      <w:r>
        <w:rPr>
          <w:rFonts w:hint="eastAsia"/>
        </w:rPr>
        <w:t xml:space="preserve">puzzle）。Modigliani</w:t>
      </w:r>
      <w:r>
        <w:t xml:space="preserve"> and </w:t>
      </w:r>
      <w:r>
        <w:rPr>
          <w:rFonts w:hint="eastAsia"/>
        </w:rPr>
        <w:t xml:space="preserve">Miller（1961）的无关性命题给出了零摩擦基准：在无税收、无交易成本、无信息不对称的理想条件下，投资者可通过自制股利复制任意现金流模式，分红政策本身不改变公司价值。然而现实中企业普遍稳定派息且市场对分红公告反应显著，这要求在MM基准之外引入市场摩擦机制加以解释。</w:t>
      </w:r>
    </w:p>
    <w:p>
      <w:pPr>
        <w:pStyle w:val="BodyText"/>
      </w:pPr>
      <w:r>
        <w:rPr>
          <w:rFonts w:hint="eastAsia"/>
        </w:rPr>
        <w:t xml:space="preserve">这一理论推进先由Lintner（1956）的经验事实奠定基础——管理者设定目标派息比率并对盈利变化做平滑渐进调整（</w:t>
      </w:r>
      <w:r>
        <w:rPr>
          <w:rFonts w:hint="eastAsia"/>
        </w:rPr>
        <w:t xml:space="preserve">“股利平滑模型”</w:t>
      </w:r>
      <w:r>
        <w:rPr>
          <w:rFonts w:hint="eastAsia"/>
        </w:rPr>
        <w:t xml:space="preserve">），随后沿三条机制路径展开。信号理论（Miller</w:t>
      </w:r>
      <w:r>
        <w:t xml:space="preserve"> and </w:t>
      </w:r>
      <w:r>
        <w:rPr>
          <w:rFonts w:hint="eastAsia"/>
        </w:rPr>
        <w:t xml:space="preserve">Rock，1985）将分红视为管理层向外部投资者传递未来现金流预期的代价性信号，使市场得以区分高低质量企业。代理理论（Jensen，1986）指出自由现金流过多会诱发管理者的帝国构建动机与过度投资行为，分红通过压缩管理层可支配资源缓解股东-管理者冲突；La</w:t>
      </w:r>
      <w:r>
        <w:t xml:space="preserve"> </w:t>
      </w:r>
      <w:r>
        <w:rPr>
          <w:rFonts w:hint="eastAsia"/>
        </w:rPr>
        <w:t xml:space="preserve">Porta等（2000）进一步在跨国截面上验证了法律投资者保护质量与股利水平的正相关关系，将代理逻辑从公司层面延伸至制度层面。迎合理论（Baker</w:t>
      </w:r>
      <w:r>
        <w:t xml:space="preserve"> and </w:t>
      </w:r>
      <w:r>
        <w:rPr>
          <w:rFonts w:hint="eastAsia"/>
        </w:rPr>
        <w:t xml:space="preserve">Wurgler，2004）则将需求侧纳入视野，发现管理者会顺应投资者对分红股票的阶段性溢价偏好调整分红政策。</w:t>
      </w:r>
    </w:p>
    <w:p>
      <w:pPr>
        <w:pStyle w:val="BodyText"/>
      </w:pPr>
      <w:r>
        <w:rPr>
          <w:rFonts w:hint="eastAsia"/>
        </w:rPr>
        <w:t xml:space="preserve">在上述摩擦机制之上，生命周期假说将分红决策置于企业动态演化框架。DeAngelo</w:t>
      </w:r>
      <w:r>
        <w:t xml:space="preserve"> et </w:t>
      </w:r>
      <w:r>
        <w:rPr>
          <w:rFonts w:hint="eastAsia"/>
        </w:rPr>
        <w:t xml:space="preserve">al.（2006）系统提出并验证了”企业生命周期解释分红”的经典框架：企业由成长期进入成熟期后，留存收益累积与投资机会下降共同提高分红倾向。这一视角将信号与代理机制整合为一条动态主线——生命周期阶段决定分红能力，代理冲突决定分红意愿。在中国情境下，监管约束、产权结构和投资者保护差异使信号机制的有效性存在争议，而代理冲突与生命周期特征在经验检验中表现出更稳定的解释力。基于此，本文聚焦代理成本与生命周期两条主线，并在政策冲击维度检验其调节效应。</w:t>
      </w:r>
    </w:p>
    <w:bookmarkEnd w:id="27"/>
    <w:bookmarkStart w:id="32" w:name="上市公司分红动因的相关实证研究"/>
    <w:p>
      <w:pPr>
        <w:pStyle w:val="3"/>
      </w:pPr>
      <w:r>
        <w:t xml:space="preserve">2.2 </w:t>
      </w:r>
      <w:r>
        <w:rPr>
          <w:rFonts w:hint="eastAsia"/>
        </w:rPr>
        <w:t xml:space="preserve">上市公司分红动因的相关实证研究</w:t>
      </w:r>
    </w:p>
    <w:bookmarkStart w:id="28" w:name="公司治理与代理成本视角"/>
    <w:p>
      <w:pPr>
        <w:pStyle w:val="4"/>
      </w:pPr>
      <w:r>
        <w:t xml:space="preserve">2.2.1 </w:t>
      </w:r>
      <w:r>
        <w:rPr>
          <w:rFonts w:hint="eastAsia"/>
        </w:rPr>
        <w:t xml:space="preserve">公司治理与代理成本视角</w:t>
      </w:r>
    </w:p>
    <w:p>
      <w:pPr>
        <w:pStyle w:val="FirstParagraph"/>
      </w:pPr>
      <w:r>
        <w:rPr>
          <w:rFonts w:hint="eastAsia"/>
        </w:rPr>
        <w:t xml:space="preserve">代理冲突是解释中国上市公司分红行为差异的核心视角。与成熟市场侧重股东-管理者的第一类代理冲突不同，中国资本市场更为突出的是大股东与中小股东之间的第二类代理冲突。Chen等（2009）指出，控股股东可能将分红作为合法的利益输送渠道，通过主导利润分配决策将现金从上市公司抽离。马鹏飞和董竹（2019）进一步发现，掏空程度更高的公司存在更明显的股利折价，说明市场对分红信号的解读受制于代理冲突强度。这意味着分红行为在不同治理环境下的经济含义可能系统性相反：治理较好的企业中，分红约束了自由现金流、传递正面信号；而掏空动机强的企业中，分红可能充当tunneling工具。</w:t>
      </w:r>
    </w:p>
    <w:p>
      <w:pPr>
        <w:pStyle w:val="BodyText"/>
      </w:pPr>
      <w:r>
        <w:rPr>
          <w:rFonts w:hint="eastAsia"/>
        </w:rPr>
        <w:t xml:space="preserve">机构投资者监督是缓解代理冲突的重要外部机制。Short等（2002）在英国市场发现机构持股比例与股利水平正相关。陈运森等（2021）则利用投服中心行权的准自然实验发现，中小股东权利保护的改善提升了公司治理质量和股利支付合规性，为治理机制影响分红行为提供了因果证据。</w:t>
      </w:r>
    </w:p>
    <w:p>
      <w:pPr>
        <w:pStyle w:val="BodyText"/>
      </w:pPr>
      <w:r>
        <w:rPr>
          <w:rFonts w:hint="eastAsia"/>
        </w:rPr>
        <w:t xml:space="preserve">在变量筛选层面，陈运森等（2024）的机器学习结果确认，其他应收款资产比（掏空代理变量）和机构持股比例在样本外预测中持续具有较高重要性（方法细节见2.2.4节）。上述”治理信号”与”利益输送”的分歧暗示，政策效应可能沿代理成本维度呈现系统性异质性——代理问题越严重的企业，外部强制分红约束的边际效果可能越大。</w:t>
      </w:r>
    </w:p>
    <w:bookmarkEnd w:id="28"/>
    <w:bookmarkStart w:id="29" w:name="生命周期与融资约束视角"/>
    <w:p>
      <w:pPr>
        <w:pStyle w:val="4"/>
      </w:pPr>
      <w:r>
        <w:t xml:space="preserve">2.2.2 </w:t>
      </w:r>
      <w:r>
        <w:rPr>
          <w:rFonts w:hint="eastAsia"/>
        </w:rPr>
        <w:t xml:space="preserve">生命周期与融资约束视角</w:t>
      </w:r>
    </w:p>
    <w:p>
      <w:pPr>
        <w:pStyle w:val="FirstParagraph"/>
      </w:pPr>
      <w:r>
        <w:rPr>
          <w:rFonts w:hint="eastAsia"/>
        </w:rPr>
        <w:t xml:space="preserve">生命周期假说提供了分红能力的供给侧解释：成长期企业将利润留存用于扩张，成熟期企业现金盈余充裕而高质量投资项目减少，更倾向于将超额现金返还股东。Fama</w:t>
      </w:r>
      <w:r>
        <w:t xml:space="preserve"> and </w:t>
      </w:r>
      <w:r>
        <w:rPr>
          <w:rFonts w:hint="eastAsia"/>
        </w:rPr>
        <w:t xml:space="preserve">French（2001）在美国市场以盈利能力、规模与投资机会为核心变量，发现留存收益占比高的成熟企业显著更可能支付股利，确立了”留存收益资产比”（RE/TA）作为生命周期阶段代理变量的研究范式。DeAngelo</w:t>
      </w:r>
      <w:r>
        <w:t xml:space="preserve"> et </w:t>
      </w:r>
      <w:r>
        <w:rPr>
          <w:rFonts w:hint="eastAsia"/>
        </w:rPr>
        <w:t xml:space="preserve">al.（2006）在2.1节所述框架基础上进一步提供了直接经验证据，确认RE/TA是预测分红概率最稳健的单一变量。Denis</w:t>
      </w:r>
      <w:r>
        <w:t xml:space="preserve"> and </w:t>
      </w:r>
      <w:r>
        <w:rPr>
          <w:rFonts w:hint="eastAsia"/>
        </w:rPr>
        <w:t xml:space="preserve">Osobov（2008）将这一结论扩展至六个主要资本市场，发现生命周期假说在不同法律传统和投资者保护环境下均具有解释力。Singh等（2023）在印度等新兴市场的验证进一步增强了这一逻辑的跨市场稳健性。在中国情境下，陈运森等（2024）的ML结果确认RE/TA在分红预测中占据最高的特征重要性权重（方法细节见2.2.4节）。</w:t>
      </w:r>
    </w:p>
    <w:p>
      <w:pPr>
        <w:pStyle w:val="BodyText"/>
      </w:pPr>
      <w:r>
        <w:rPr>
          <w:rFonts w:hint="eastAsia"/>
        </w:rPr>
        <w:t xml:space="preserve">融资约束是生命周期逻辑的重要补充。面临严格外部融资约束的企业倾向于”预防性储蓄”，压低分红以维持流动性缓冲；融资渠道畅通的企业则可通过外部资本市场满足再投资需求，从而更充分地向股东分配盈余。Song等（2025）从供给侧发现，数字金融的发展通过缓解企业融资约束显著提升了中国中小上市公司的股利支付倾向，为融资渠道影响分红行为提供了外生识别证据。综合来看，生命周期阶段决定分红能力、融资约束调节分红空间，两者共同构成分红的供给侧解释框架。</w:t>
      </w:r>
    </w:p>
    <w:bookmarkEnd w:id="29"/>
    <w:bookmarkStart w:id="30" w:name="监管政策与市场反应视角"/>
    <w:p>
      <w:pPr>
        <w:pStyle w:val="4"/>
      </w:pPr>
      <w:r>
        <w:t xml:space="preserve">2.2.3 </w:t>
      </w:r>
      <w:r>
        <w:rPr>
          <w:rFonts w:hint="eastAsia"/>
        </w:rPr>
        <w:t xml:space="preserve">监管政策与市场反应视角</w:t>
      </w:r>
    </w:p>
    <w:p>
      <w:pPr>
        <w:pStyle w:val="FirstParagraph"/>
      </w:pPr>
      <w:r>
        <w:rPr>
          <w:rFonts w:hint="eastAsia"/>
        </w:rPr>
        <w:t xml:space="preserve">半强制分红监管总体上提高了市场对企业分红的预期，并为因果识别提供了政策变异。自2001年起，监管部门通过系列文件将分红水平与再融资资格挂钩，形成”未达分红门槛且有再融资需求”的高约束组与”已达标或再融资需求弱”的低约束组，由此产生处理组与对照组的可比variation。李常青等（2010）采用事件研究法发现，政策公告窗口内样本公司累计超额收益显著为正，表明市场将监管强化解读为分红概率上升信号。</w:t>
      </w:r>
    </w:p>
    <w:p>
      <w:pPr>
        <w:pStyle w:val="BodyText"/>
      </w:pPr>
      <w:r>
        <w:rPr>
          <w:rFonts w:hint="eastAsia"/>
        </w:rPr>
        <w:t xml:space="preserve">半强制政策的行为效应集中于”边际合规者”而非全体企业。魏志华等（2014）基于DID发现，政策实施后低分红且再融资动机强的企业在分红意愿和股利支付率上的提升幅度显著高于对照组，说明政策主要通过约束边际合规者推动行为改变。陈云玲（2014）进一步确认历次政策收紧均抬升了整体分红水平。刘星等（2016）则表明治理质量调节了政策传导强度——治理较弱企业的合规反应更为敏感，被迫提高分红的可能性更高。</w:t>
      </w:r>
    </w:p>
    <w:p>
      <w:pPr>
        <w:pStyle w:val="BodyText"/>
      </w:pPr>
      <w:r>
        <w:rPr>
          <w:rFonts w:hint="eastAsia"/>
        </w:rPr>
        <w:t xml:space="preserve">2023年《上市公司现金分红指引》修订将政策从”软约束”推向”硬约束”，显著提高了受约束企业的分红意愿与股利支付率。卿小权等（2025）基于2020—2024年沪深A股主板非平衡面板数据，以政策前分红达标状态划分处理组（未达监管分红要求、受新规约束更强的公司）与对照组（已达标或约束较弱的公司），DID估计发现政策使处理组分红意愿和股利支付率均显著上升；异质性分析显示，效应在非国有企业、低法治地区和高代理成本企业中更为突出。该研究为2023年硬约束政策的因果效应提供了初步证据，但其异质性分析主要依赖分样本回归，尚未将机制变量的预测重要性与政策效应直接联结——这一空缺构成本文第4章的重要切入点。</w:t>
      </w:r>
    </w:p>
    <w:bookmarkEnd w:id="30"/>
    <w:bookmarkStart w:id="31" w:name="机器学习方法的引入"/>
    <w:p>
      <w:pPr>
        <w:pStyle w:val="4"/>
      </w:pPr>
      <w:r>
        <w:t xml:space="preserve">2.2.4 </w:t>
      </w:r>
      <w:r>
        <w:rPr>
          <w:rFonts w:hint="eastAsia"/>
        </w:rPr>
        <w:t xml:space="preserve">机器学习方法的引入</w:t>
      </w:r>
    </w:p>
    <w:p>
      <w:pPr>
        <w:pStyle w:val="FirstParagraph"/>
      </w:pPr>
      <w:r>
        <w:rPr>
          <w:rFonts w:hint="eastAsia"/>
        </w:rPr>
        <w:t xml:space="preserve">传统线性回归在识别分红驱动因素时面临两项局限：高维变量共线性使系数估计不稳定，且线性模型无法有效捕捉变量间的非线性关系与交互效应。机器学习方法通过集成学习和非参数建模部分克服了上述问题，但需要注意其核心优势在于prediction而非causal</w:t>
      </w:r>
      <w:r>
        <w:t xml:space="preserve"> </w:t>
      </w:r>
      <w:r>
        <w:rPr>
          <w:rFonts w:hint="eastAsia"/>
        </w:rPr>
        <w:t xml:space="preserve">inference——ML可以系统排序哪些变量对分红的预测贡献最大，但变量重要性本身不等于因果效应。</w:t>
      </w:r>
    </w:p>
    <w:p>
      <w:pPr>
        <w:pStyle w:val="BodyText"/>
      </w:pPr>
      <w:r>
        <w:rPr>
          <w:rFonts w:hint="eastAsia"/>
        </w:rPr>
        <w:t xml:space="preserve">陈运森等（2024）将机器学习方法系统引入中国分红研究。该研究以随机森林（RF，Breiman，2001）和梯度提升树（GBDT，Friedman，2001）为核心模型，采用逐年滚动预测框架，样本外预测绩效显著优于OLS，确认生命周期变量和代理成本变量是分红决策的首要预测因子。在可解释性层面，该研究借助累积局部效应图（ALE，Apley</w:t>
      </w:r>
      <w:r>
        <w:t xml:space="preserve"> and </w:t>
      </w:r>
      <w:r>
        <w:rPr>
          <w:rFonts w:hint="eastAsia"/>
        </w:rPr>
        <w:t xml:space="preserve">Zhu，2020）将黑箱模型的预测贡献还原为具有经济含义的非线性边际效应。这一范式——从”系数显著性”转向”预测重要性与可解释性并重”——构成本文第3章的方法论基础，而第4章的DID分析则从因果维度补充ML无法回答的政策效应问题。</w:t>
      </w:r>
    </w:p>
    <w:bookmarkEnd w:id="31"/>
    <w:bookmarkEnd w:id="32"/>
    <w:bookmarkStart w:id="33" w:name="文献评述"/>
    <w:p>
      <w:pPr>
        <w:pStyle w:val="3"/>
      </w:pPr>
      <w:r>
        <w:t xml:space="preserve">2.3 </w:t>
      </w:r>
      <w:r>
        <w:rPr>
          <w:rFonts w:hint="eastAsia"/>
        </w:rPr>
        <w:t xml:space="preserve">文献评述</w:t>
      </w:r>
    </w:p>
    <w:p>
      <w:pPr>
        <w:pStyle w:val="FirstParagraph"/>
      </w:pPr>
      <w:r>
        <w:rPr>
          <w:rFonts w:hint="eastAsia"/>
        </w:rPr>
        <w:t xml:space="preserve">上述文献在三个层面已形成共识。机制层面，代理成本与生命周期是解释中国上市公司分红行为最稳健的两类变量：掏空指标、机构持股比例与留存收益资产比在回归分析和机器学习预测中均呈现一致的方向与显著性。政策层面，历次现金分红监管强化总体提高了分红概率与分红水平，合规动机强、再融资需求明确的企业响应最为显著。方法层面，ML相较传统线性回归在样本外预测和变量重要性排序上表现更优，已在分红研究中得到验证。</w:t>
      </w:r>
    </w:p>
    <w:p>
      <w:pPr>
        <w:pStyle w:val="BodyText"/>
      </w:pPr>
      <w:r>
        <w:rPr>
          <w:rFonts w:hint="eastAsia"/>
        </w:rPr>
        <w:t xml:space="preserve">分歧同样明确，且各自对应一个待回答的研究问题。第一，分红在中国市场究竟传递正面信号还是充当利益输送通道？现有证据表明，代理冲突强度不同的企业中分红的经济含义可能系统性相反——治理较好的企业以分红传递盈利信号，控股股东掏空严重的企业则可能借分红实施合法利益转移，两种机制并行存在但缺乏统一量化框架。第二，2023年”硬约束”政策究竟改善了治理质量还是仅引发了合规表象？卿小权等（2025）的DID估计确认了政策的正向平均处理效应，但政策能否真正压缩代理成本、而非仅仅抬高形式分红比率，现有文献尚未提供充分识别。第三，代理成本变量与生命周期变量的解释力排序是否跨样本期间、跨估计方法稳定？随着行业构成与数据窗口的变化，两类变量的相对重要性存在波动，需要在更长样本和多种方法下进行交叉验证。</w:t>
      </w:r>
    </w:p>
    <w:p>
      <w:pPr>
        <w:pStyle w:val="BodyText"/>
      </w:pPr>
      <w:r>
        <w:rPr>
          <w:rFonts w:hint="eastAsia"/>
        </w:rPr>
        <w:t xml:space="preserve">上述分歧直接构成本文的研究动机，并指向三项可操作的推进方向。第一，现有研究将”分红动因识别”与”政策因果评估”分置于不同文献中独立处理，缺乏在统一框架内用同一组机制变量同时回答”谁更可能分红”和”政策如何改变分红”的尝试。本文构建”ML预测</w:t>
      </w:r>
      <w:r>
        <w:t xml:space="preserve"> + </w:t>
      </w:r>
      <w:r>
        <w:rPr>
          <w:rFonts w:hint="eastAsia"/>
        </w:rPr>
        <w:t xml:space="preserve">DID评估”的双路径设计：第3章通过随机森林和梯度提升树筛选出关键预测因子，第4章将这些因子直接映射为DID异质性分析的分组变量，建立从变量筛选到政策效应的内部联结。第二，卿小权等（2025）已对2023年《现金分红指引》进行了DID估计，本文在此基础上推进两点：一是将ML筛选出的代理成本和生命周期变量作为异质性维度嵌入DID框架，为”政策对谁更有效”提供机制解释；二是在更完整的样本窗口下实施平行趋势、安慰剂和替代处理组定义等稳健性检验。第三，第3章提供prediction维度的变量重要性证据，第4章提供causal维度的政策效应证据，两章互补——ML回答”哪些公司特征主导分红倾向”，DID回答”监管冲击如何改变分红行为”。基于这一逻辑，下节提出三项可检验假设。</w:t>
      </w:r>
    </w:p>
    <w:bookmarkEnd w:id="33"/>
    <w:bookmarkStart w:id="34" w:name="理论框架与研究假设"/>
    <w:p>
      <w:pPr>
        <w:pStyle w:val="3"/>
      </w:pPr>
      <w:r>
        <w:t xml:space="preserve">2.4 </w:t>
      </w:r>
      <w:r>
        <w:rPr>
          <w:rFonts w:hint="eastAsia"/>
        </w:rPr>
        <w:t xml:space="preserve">理论框架与研究假设</w:t>
      </w:r>
    </w:p>
    <w:p>
      <w:pPr>
        <w:pStyle w:val="FirstParagraph"/>
      </w:pPr>
      <w:r>
        <w:rPr>
          <w:rFonts w:hint="eastAsia"/>
        </w:rPr>
        <w:t xml:space="preserve">本文提出三项可检验假设，三者构成递进链条：H1通过ML筛选出驱动分红的关键变量类别，H2检验政策冲击的平均因果效应，H3将H1识别的关键变量直接用作H2异质性分析的分组依据，从而在统一框架内连接”谁更可能分红”与”政策对谁更有效”。</w:t>
      </w:r>
    </w:p>
    <w:p>
      <w:pPr>
        <w:pStyle w:val="BodyText"/>
      </w:pPr>
      <w:r>
        <w:rPr>
          <w:rFonts w:hint="eastAsia"/>
          <w:b/>
          <w:bCs/>
        </w:rPr>
        <w:t xml:space="preserve">假设H1（预测筛选假设）</w:t>
      </w:r>
      <w:r>
        <w:rPr>
          <w:rFonts w:hint="eastAsia"/>
        </w:rPr>
        <w:t xml:space="preserve">：代理成本决定管理层将自由现金流用于分红还是截留，生命周期阶段决定企业是否具备持续分红的现金盈余结构。本文预期，在随机森林和梯度提升树两个模型中，代理成本类变量（如其他应收款资产比、机构持股比例）和生命周期类变量（如留存收益资产比）至少各有1个稳定进入特征重要性前10名，且这一排序在逐年滚动预测中保持跨年一致性。第3章基于43个候选特征实施逐年滚动预测，比较RF与GBDT的特征重要性排序及其稳定性，对H1加以检验。</w:t>
      </w:r>
    </w:p>
    <w:p>
      <w:pPr>
        <w:pStyle w:val="BodyText"/>
      </w:pPr>
      <w:r>
        <w:rPr>
          <w:rFonts w:hint="eastAsia"/>
          <w:b/>
          <w:bCs/>
        </w:rPr>
        <w:t xml:space="preserve">假设H2（政策因果效应假设）</w:t>
      </w:r>
      <w:r>
        <w:rPr>
          <w:rFonts w:hint="eastAsia"/>
        </w:rPr>
        <w:t xml:space="preserve">：2023年《上市公司现金分红指引》硬约束修订提高了低分红企业的不合规成本，迫使原本处于低分红均衡的公司增加股利支付；该约束还通过压缩管理层可支配自由现金流发挥额外治理功能。本文预期，政策实施后处理组相对对照组的分红意愿（DivDummy）与分红比率（DivPayRate）均显著上升。第4章以沪深A股主板2020—2024年面板数据实施双向固定效应DID估计，识别有效性依赖两项核心假设：政策前处理组与对照组的分红趋势平行（parallel</w:t>
      </w:r>
      <w:r>
        <w:t xml:space="preserve"> </w:t>
      </w:r>
      <w:r>
        <w:rPr>
          <w:rFonts w:hint="eastAsia"/>
        </w:rPr>
        <w:t xml:space="preserve">trends），且不存在仅作用于处理组的同步政策冲击（no</w:t>
      </w:r>
      <w:r>
        <w:t xml:space="preserve"> concurrent </w:t>
      </w:r>
      <w:r>
        <w:rPr>
          <w:rFonts w:hint="eastAsia"/>
        </w:rPr>
        <w:t xml:space="preserve">shocks）。平行趋势检验、安慰剂检验和替代处理组定义用于评估上述假设的合理性。</w:t>
      </w:r>
    </w:p>
    <w:p>
      <w:pPr>
        <w:pStyle w:val="BodyText"/>
      </w:pPr>
      <w:r>
        <w:rPr>
          <w:rFonts w:hint="eastAsia"/>
          <w:b/>
          <w:bCs/>
        </w:rPr>
        <w:t xml:space="preserve">假设H3（异质性处理效应假设）</w:t>
      </w:r>
      <w:r>
        <w:rPr>
          <w:rFonts w:hint="eastAsia"/>
        </w:rPr>
        <w:t xml:space="preserve">：代理成本越高的企业，政策前越可能处于”低分红—高自由现金流占用”状态，硬约束带来的边际调整空间越大。本文预期，政策效应在高代理成本组显著强于低代理成本组。具体操作上，第4章以第3章ML筛选出的代理成本核心变量（如其他应收款资产比）按样本中位数将企业划分为高/低代理成本组，分别实施DID估计并比较组间系数差异；产权性质、机构持股水平和地区法治水平作为辅助异质性维度，检验结论的多维稳健性。</w:t>
      </w:r>
    </w:p>
    <w:bookmarkEnd w:id="34"/>
    <w:bookmarkEnd w:id="35"/>
    <w:bookmarkStart w:id="86" w:name="第三章-上市公司分红的动因预测分析"/>
    <w:p>
      <w:pPr>
        <w:pStyle w:val="2"/>
      </w:pPr>
      <w:r>
        <w:rPr>
          <w:rFonts w:hint="eastAsia"/>
        </w:rPr>
        <w:t xml:space="preserve">第三章</w:t>
      </w:r>
      <w:r>
        <w:t xml:space="preserve"> </w:t>
      </w:r>
      <w:r>
        <w:rPr>
          <w:rFonts w:hint="eastAsia"/>
        </w:rPr>
        <w:t xml:space="preserve">上市公司分红的动因预测分析</w:t>
      </w:r>
    </w:p>
    <w:bookmarkStart w:id="36" w:name="样本选择与数据来源"/>
    <w:p>
      <w:pPr>
        <w:pStyle w:val="3"/>
      </w:pPr>
      <w:r>
        <w:t xml:space="preserve">3.1 </w:t>
      </w:r>
      <w:r>
        <w:rPr>
          <w:rFonts w:hint="eastAsia"/>
        </w:rPr>
        <w:t xml:space="preserve">样本选择与数据来源</w:t>
      </w:r>
    </w:p>
    <w:p>
      <w:pPr>
        <w:pStyle w:val="FirstParagraph"/>
      </w:pPr>
      <w:r>
        <w:rPr>
          <w:rFonts w:hint="eastAsia"/>
        </w:rPr>
        <w:t xml:space="preserve">本章以</w:t>
      </w:r>
      <w:r>
        <w:t xml:space="preserve"> 2006—2022 </w:t>
      </w:r>
      <w:r>
        <w:rPr>
          <w:rFonts w:hint="eastAsia"/>
        </w:rPr>
        <w:t xml:space="preserve">年沪深</w:t>
      </w:r>
      <w:r>
        <w:t xml:space="preserve"> A </w:t>
      </w:r>
      <w:r>
        <w:rPr>
          <w:rFonts w:hint="eastAsia"/>
        </w:rPr>
        <w:t xml:space="preserve">股上市公司为研究样本，数据来源于</w:t>
      </w:r>
      <w:r>
        <w:t xml:space="preserve"> CSMAR </w:t>
      </w:r>
      <w:r>
        <w:rPr>
          <w:rFonts w:hint="eastAsia"/>
        </w:rPr>
        <w:t xml:space="preserve">数据库。参照陈运森等（2024）的样本处理方式，依次剔除以下样本：（1）金融行业上市公司；（2）ST、*ST</w:t>
      </w:r>
      <w:r>
        <w:t xml:space="preserve"> </w:t>
      </w:r>
      <w:r>
        <w:rPr>
          <w:rFonts w:hint="eastAsia"/>
        </w:rPr>
        <w:t xml:space="preserve">及</w:t>
      </w:r>
      <w:r>
        <w:t xml:space="preserve"> PT </w:t>
      </w:r>
      <w:r>
        <w:rPr>
          <w:rFonts w:hint="eastAsia"/>
        </w:rPr>
        <w:t xml:space="preserve">公司；（3）关键财务变量（资产收益率、资产负债率、留存收益资产比等）缺失的观测值。最终获得</w:t>
      </w:r>
      <w:r>
        <w:t xml:space="preserve"> 31,469 </w:t>
      </w:r>
      <w:r>
        <w:rPr>
          <w:rFonts w:hint="eastAsia"/>
        </w:rPr>
        <w:t xml:space="preserve">个公司-年度观测值，涵盖</w:t>
      </w:r>
      <w:r>
        <w:t xml:space="preserve"> 17 </w:t>
      </w:r>
      <w:r>
        <w:rPr>
          <w:rFonts w:hint="eastAsia"/>
        </w:rPr>
        <w:t xml:space="preserve">个年度截面。各年度观测数从</w:t>
      </w:r>
      <w:r>
        <w:t xml:space="preserve"> 2006 </w:t>
      </w:r>
      <w:r>
        <w:rPr>
          <w:rFonts w:hint="eastAsia"/>
        </w:rPr>
        <w:t xml:space="preserve">年的</w:t>
      </w:r>
      <w:r>
        <w:t xml:space="preserve"> 799 </w:t>
      </w:r>
      <w:r>
        <w:rPr>
          <w:rFonts w:hint="eastAsia"/>
        </w:rPr>
        <w:t xml:space="preserve">个增至</w:t>
      </w:r>
      <w:r>
        <w:t xml:space="preserve"> 2022 </w:t>
      </w:r>
      <w:r>
        <w:rPr>
          <w:rFonts w:hint="eastAsia"/>
        </w:rPr>
        <w:t xml:space="preserve">年的</w:t>
      </w:r>
      <w:r>
        <w:t xml:space="preserve"> 3,636 </w:t>
      </w:r>
      <w:r>
        <w:rPr>
          <w:rFonts w:hint="eastAsia"/>
        </w:rPr>
        <w:t xml:space="preserve">个。</w:t>
      </w:r>
    </w:p>
    <w:bookmarkEnd w:id="36"/>
    <w:bookmarkStart w:id="39" w:name="变量定义"/>
    <w:p>
      <w:pPr>
        <w:pStyle w:val="3"/>
      </w:pPr>
      <w:r>
        <w:t xml:space="preserve">3.2 </w:t>
      </w:r>
      <w:r>
        <w:rPr>
          <w:rFonts w:hint="eastAsia"/>
        </w:rPr>
        <w:t xml:space="preserve">变量定义</w:t>
      </w:r>
    </w:p>
    <w:bookmarkStart w:id="37" w:name="被解释变量"/>
    <w:p>
      <w:pPr>
        <w:pStyle w:val="4"/>
      </w:pPr>
      <w:r>
        <w:t xml:space="preserve">3.2.1 </w:t>
      </w:r>
      <w:r>
        <w:rPr>
          <w:rFonts w:hint="eastAsia"/>
        </w:rPr>
        <w:t xml:space="preserve">被解释变量</w:t>
      </w:r>
    </w:p>
    <w:p>
      <w:pPr>
        <w:pStyle w:val="FirstParagraph"/>
      </w:pPr>
      <w:r>
        <w:rPr>
          <w:rFonts w:hint="eastAsia"/>
        </w:rPr>
        <w:t xml:space="preserve">本章采用两类被解释变量刻画上市公司分红行为。（1）</w:t>
      </w:r>
      <w:r>
        <w:rPr>
          <w:rFonts w:hint="eastAsia"/>
          <w:b/>
          <w:bCs/>
        </w:rPr>
        <w:t xml:space="preserve">股利支付率</w:t>
      </w:r>
      <w:r>
        <w:rPr>
          <w:rFonts w:hint="eastAsia"/>
        </w:rPr>
        <w:t xml:space="preserve">（Dividend_ratio1），定义为每股现金股利与每股收益之比。对于每股收益为零或负的观测值，股利支付率赋值为</w:t>
      </w:r>
      <w:r>
        <w:t xml:space="preserve"> </w:t>
      </w:r>
      <w:r>
        <w:rPr>
          <w:rFonts w:hint="eastAsia"/>
        </w:rPr>
        <w:t xml:space="preserve">0。该变量为主回归中的连续型响应变量，全样本均值为</w:t>
      </w:r>
      <w:r>
        <w:t xml:space="preserve"> </w:t>
      </w:r>
      <w:r>
        <w:rPr>
          <w:rFonts w:hint="eastAsia"/>
        </w:rPr>
        <w:t xml:space="preserve">0.2696，标准差为</w:t>
      </w:r>
      <w:r>
        <w:t xml:space="preserve"> </w:t>
      </w:r>
      <w:r>
        <w:rPr>
          <w:rFonts w:hint="eastAsia"/>
        </w:rPr>
        <w:t xml:space="preserve">0.3240。（2）</w:t>
      </w:r>
      <w:r>
        <w:rPr>
          <w:rFonts w:hint="eastAsia"/>
          <w:b/>
          <w:bCs/>
        </w:rPr>
        <w:t xml:space="preserve">是否发放现金股利</w:t>
      </w:r>
      <w:r>
        <w:rPr>
          <w:rFonts w:hint="eastAsia"/>
        </w:rPr>
        <w:t xml:space="preserve">（Dividend），当年发放现金股利取</w:t>
      </w:r>
      <w:r>
        <w:t xml:space="preserve"> </w:t>
      </w:r>
      <w:r>
        <w:rPr>
          <w:rFonts w:hint="eastAsia"/>
        </w:rPr>
        <w:t xml:space="preserve">1，否则取</w:t>
      </w:r>
      <w:r>
        <w:t xml:space="preserve"> </w:t>
      </w:r>
      <w:r>
        <w:rPr>
          <w:rFonts w:hint="eastAsia"/>
        </w:rPr>
        <w:t xml:space="preserve">0。全样本中约</w:t>
      </w:r>
      <w:r>
        <w:t xml:space="preserve"> 69.5% </w:t>
      </w:r>
      <w:r>
        <w:rPr>
          <w:rFonts w:hint="eastAsia"/>
        </w:rPr>
        <w:t xml:space="preserve">的观测值发放了现金股利。本章以股利支付率的预测为主要分析任务，是否分红的二元分类任务作为补充参考。</w:t>
      </w:r>
    </w:p>
    <w:bookmarkEnd w:id="37"/>
    <w:bookmarkStart w:id="38" w:name="解释变量"/>
    <w:p>
      <w:pPr>
        <w:pStyle w:val="4"/>
      </w:pPr>
      <w:r>
        <w:t xml:space="preserve">3.2.2 </w:t>
      </w:r>
      <w:r>
        <w:rPr>
          <w:rFonts w:hint="eastAsia"/>
        </w:rPr>
        <w:t xml:space="preserve">解释变量</w:t>
      </w:r>
    </w:p>
    <w:p>
      <w:pPr>
        <w:pStyle w:val="FirstParagraph"/>
      </w:pPr>
      <w:r>
        <w:rPr>
          <w:rFonts w:hint="eastAsia"/>
        </w:rPr>
        <w:t xml:space="preserve">本章使用</w:t>
      </w:r>
      <w:r>
        <w:t xml:space="preserve"> 35 </w:t>
      </w:r>
      <w:r>
        <w:rPr>
          <w:rFonts w:hint="eastAsia"/>
        </w:rPr>
        <w:t xml:space="preserve">个公司层面特征变量和</w:t>
      </w:r>
      <w:r>
        <w:t xml:space="preserve"> 36 </w:t>
      </w:r>
      <w:r>
        <w:rPr>
          <w:rFonts w:hint="eastAsia"/>
        </w:rPr>
        <w:t xml:space="preserve">个证监会行业分类虚拟变量，共计</w:t>
      </w:r>
      <w:r>
        <w:t xml:space="preserve"> 71 </w:t>
      </w:r>
      <w:r>
        <w:rPr>
          <w:rFonts w:hint="eastAsia"/>
        </w:rPr>
        <w:t xml:space="preserve">个候选预测因子。35</w:t>
      </w:r>
      <w:r>
        <w:t xml:space="preserve"> </w:t>
      </w:r>
      <w:r>
        <w:rPr>
          <w:rFonts w:hint="eastAsia"/>
        </w:rPr>
        <w:t xml:space="preserve">个公司特征可归为以下五类：</w:t>
      </w:r>
    </w:p>
    <w:p>
      <w:pPr>
        <w:pStyle w:val="BodyText"/>
      </w:pPr>
      <w:r>
        <w:rPr>
          <w:rFonts w:hint="eastAsia"/>
          <w:b/>
          <w:bCs/>
        </w:rPr>
        <w:t xml:space="preserve">（一）公司治理与代理成本类</w:t>
      </w:r>
      <w:r>
        <w:rPr>
          <w:rFonts w:hint="eastAsia"/>
        </w:rPr>
        <w:t xml:space="preserve">（16</w:t>
      </w:r>
      <w:r>
        <w:t xml:space="preserve"> </w:t>
      </w:r>
      <w:r>
        <w:rPr>
          <w:rFonts w:hint="eastAsia"/>
        </w:rPr>
        <w:t xml:space="preserve">个变量）。包括管理费用率、管理层持股比例、独立董事比例、其他应收款资产比（Tunneling，参照李增泉等（2004）和</w:t>
      </w:r>
      <w:r>
        <w:t xml:space="preserve"> Jiang et </w:t>
      </w:r>
      <w:r>
        <w:rPr>
          <w:rFonts w:hint="eastAsia"/>
        </w:rPr>
        <w:t xml:space="preserve">al.（2010），以其他应收款占总资产之比衡量大股东资金占用）、机构投资者持股比例、控股股东股权质押比例等。此类变量刻画了公司内部的利益冲突程度与外部监督强度。</w:t>
      </w:r>
    </w:p>
    <w:p>
      <w:pPr>
        <w:pStyle w:val="BodyText"/>
      </w:pPr>
      <w:r>
        <w:rPr>
          <w:rFonts w:hint="eastAsia"/>
          <w:b/>
          <w:bCs/>
        </w:rPr>
        <w:t xml:space="preserve">（二）生命周期与盈利能力类</w:t>
      </w:r>
      <w:r>
        <w:rPr>
          <w:rFonts w:hint="eastAsia"/>
        </w:rPr>
        <w:t xml:space="preserve">（6</w:t>
      </w:r>
      <w:r>
        <w:t xml:space="preserve"> </w:t>
      </w:r>
      <w:r>
        <w:rPr>
          <w:rFonts w:hint="eastAsia"/>
        </w:rPr>
        <w:t xml:space="preserve">个变量）。核心变量为留存收益资产比（Retainedearn_ratio），即留存收益与总资产之比，参照</w:t>
      </w:r>
      <w:r>
        <w:t xml:space="preserve"> DeAngelo et </w:t>
      </w:r>
      <w:r>
        <w:rPr>
          <w:rFonts w:hint="eastAsia"/>
        </w:rPr>
        <w:t xml:space="preserve">al.（2006）作为企业生命周期阶段的代理变量，全样本均值为</w:t>
      </w:r>
      <w:r>
        <w:t xml:space="preserve"> </w:t>
      </w:r>
      <w:r>
        <w:rPr>
          <w:rFonts w:hint="eastAsia"/>
        </w:rPr>
        <w:t xml:space="preserve">0.1625。此外还包括资产收益率（ROA）、自由现金流、上一期股利水平等，反映公司的盈利能力和分红持续性。</w:t>
      </w:r>
    </w:p>
    <w:p>
      <w:pPr>
        <w:pStyle w:val="BodyText"/>
      </w:pPr>
      <w:r>
        <w:rPr>
          <w:rFonts w:hint="eastAsia"/>
          <w:b/>
          <w:bCs/>
        </w:rPr>
        <w:t xml:space="preserve">（三）税收与融资约束类</w:t>
      </w:r>
      <w:r>
        <w:rPr>
          <w:rFonts w:hint="eastAsia"/>
        </w:rPr>
        <w:t xml:space="preserve">（5</w:t>
      </w:r>
      <w:r>
        <w:t xml:space="preserve"> </w:t>
      </w:r>
      <w:r>
        <w:rPr>
          <w:rFonts w:hint="eastAsia"/>
        </w:rPr>
        <w:t xml:space="preserve">个变量）。包括实际税率、税收规避程度、纳税波动率、融资约束程度（KZ</w:t>
      </w:r>
      <w:r>
        <w:t xml:space="preserve"> </w:t>
      </w:r>
      <w:r>
        <w:rPr>
          <w:rFonts w:hint="eastAsia"/>
        </w:rPr>
        <w:t xml:space="preserve">指数，参照</w:t>
      </w:r>
      <w:r>
        <w:t xml:space="preserve"> Kaplan and </w:t>
      </w:r>
      <w:r>
        <w:rPr>
          <w:rFonts w:hint="eastAsia"/>
        </w:rPr>
        <w:t xml:space="preserve">Zingales（1997）构建）和再融资动机等。</w:t>
      </w:r>
    </w:p>
    <w:p>
      <w:pPr>
        <w:pStyle w:val="BodyText"/>
      </w:pPr>
      <w:r>
        <w:rPr>
          <w:rFonts w:hint="eastAsia"/>
          <w:b/>
          <w:bCs/>
        </w:rPr>
        <w:t xml:space="preserve">（四）市场环境与估值类</w:t>
      </w:r>
      <w:r>
        <w:rPr>
          <w:rFonts w:hint="eastAsia"/>
        </w:rPr>
        <w:t xml:space="preserve">（8</w:t>
      </w:r>
      <w:r>
        <w:t xml:space="preserve"> </w:t>
      </w:r>
      <w:r>
        <w:rPr>
          <w:rFonts w:hint="eastAsia"/>
        </w:rPr>
        <w:t xml:space="preserve">个变量）。包括投资者情绪、托宾</w:t>
      </w:r>
      <w:r>
        <w:t xml:space="preserve"> </w:t>
      </w:r>
      <w:r>
        <w:rPr>
          <w:rFonts w:hint="eastAsia"/>
        </w:rPr>
        <w:t xml:space="preserve">Q、账面市值比、资产负债率、公司规模、分析师跟踪人数、市场化程度和产权性质等。</w:t>
      </w:r>
    </w:p>
    <w:p>
      <w:pPr>
        <w:pStyle w:val="BodyText"/>
      </w:pPr>
      <w:r>
        <w:rPr>
          <w:rFonts w:hint="eastAsia"/>
          <w:b/>
          <w:bCs/>
        </w:rPr>
        <w:t xml:space="preserve">（五）行业虚拟变量</w:t>
      </w:r>
      <w:r>
        <w:rPr>
          <w:rFonts w:hint="eastAsia"/>
        </w:rPr>
        <w:t xml:space="preserve">（36</w:t>
      </w:r>
      <w:r>
        <w:t xml:space="preserve"> </w:t>
      </w:r>
      <w:r>
        <w:rPr>
          <w:rFonts w:hint="eastAsia"/>
        </w:rPr>
        <w:t xml:space="preserve">个）。按证监会行业分类标准设置，控制行业层面的系统性差异。</w:t>
      </w:r>
    </w:p>
    <w:bookmarkEnd w:id="38"/>
    <w:bookmarkEnd w:id="39"/>
    <w:bookmarkStart w:id="43" w:name="机器学习模型"/>
    <w:p>
      <w:pPr>
        <w:pStyle w:val="3"/>
      </w:pPr>
      <w:r>
        <w:t xml:space="preserve">3.3 </w:t>
      </w:r>
      <w:r>
        <w:rPr>
          <w:rFonts w:hint="eastAsia"/>
        </w:rPr>
        <w:t xml:space="preserve">机器学习模型</w:t>
      </w:r>
    </w:p>
    <w:bookmarkStart w:id="40" w:name="预测框架"/>
    <w:p>
      <w:pPr>
        <w:pStyle w:val="4"/>
      </w:pPr>
      <w:r>
        <w:t xml:space="preserve">3.3.1 </w:t>
      </w:r>
      <w:r>
        <w:rPr>
          <w:rFonts w:hint="eastAsia"/>
        </w:rPr>
        <w:t xml:space="preserve">预测框架</w:t>
      </w:r>
    </w:p>
    <w:p>
      <w:pPr>
        <w:pStyle w:val="FirstParagraph"/>
      </w:pPr>
      <w:r>
        <w:rPr>
          <w:rFonts w:hint="eastAsia"/>
        </w:rPr>
        <w:t xml:space="preserve">本章沿用陈运森等（2024）提出的”一年期滚动训练”预测范式：以</w:t>
      </w:r>
      <w:r>
        <w:t xml:space="preserve"> t </w:t>
      </w:r>
      <w:r>
        <w:rPr>
          <w:rFonts w:hint="eastAsia"/>
        </w:rPr>
        <w:t xml:space="preserve">年截面数据作为训练集，t+1</w:t>
      </w:r>
      <w:r>
        <w:t xml:space="preserve"> </w:t>
      </w:r>
      <w:r>
        <w:rPr>
          <w:rFonts w:hint="eastAsia"/>
        </w:rPr>
        <w:t xml:space="preserve">年截面数据作为测试集，滚动执行</w:t>
      </w:r>
      <w:r>
        <w:t xml:space="preserve"> 16 </w:t>
      </w:r>
      <w:r>
        <w:rPr>
          <w:rFonts w:hint="eastAsia"/>
        </w:rPr>
        <w:t xml:space="preserve">轮预测（2006→2007,</w:t>
      </w:r>
      <w:r>
        <w:t xml:space="preserve"> 2007→2008, …, </w:t>
      </w:r>
      <w:r>
        <w:rPr>
          <w:rFonts w:hint="eastAsia"/>
        </w:rPr>
        <w:t xml:space="preserve">2021→2022）。所有特征在每轮训练前以当轮训练集为基准进行标准化处理（StandardScaler），以消除量纲差异。该框架的核心优势在于训练与测试严格按时间切分，模拟真实的事前预测场景，避免了前视偏差（look-ahead</w:t>
      </w:r>
      <w:r>
        <w:t xml:space="preserve"> </w:t>
      </w:r>
      <w:r>
        <w:rPr>
          <w:rFonts w:hint="eastAsia"/>
        </w:rPr>
        <w:t xml:space="preserve">bias）。因此，样本外</w:t>
      </w:r>
      <w:r>
        <w:t xml:space="preserve"> R² </w:t>
      </w:r>
      <w:r>
        <w:rPr>
          <w:rFonts w:hint="eastAsia"/>
        </w:rPr>
        <w:t xml:space="preserve">衡量的是模型利用历史信息预测次年分红行为的能力，具有较强的经济含义。</w:t>
      </w:r>
    </w:p>
    <w:bookmarkEnd w:id="40"/>
    <w:bookmarkStart w:id="41" w:name="模型设定"/>
    <w:p>
      <w:pPr>
        <w:pStyle w:val="4"/>
      </w:pPr>
      <w:r>
        <w:t xml:space="preserve">3.3.2 </w:t>
      </w:r>
      <w:r>
        <w:rPr>
          <w:rFonts w:hint="eastAsia"/>
        </w:rPr>
        <w:t xml:space="preserve">模型设定</w:t>
      </w:r>
    </w:p>
    <w:p>
      <w:pPr>
        <w:pStyle w:val="FirstParagraph"/>
      </w:pPr>
      <w:r>
        <w:rPr>
          <w:rFonts w:hint="eastAsia"/>
        </w:rPr>
        <w:t xml:space="preserve">本章以两类集成学习模型为核心分析工具：</w:t>
      </w:r>
    </w:p>
    <w:p>
      <w:pPr>
        <w:pStyle w:val="BodyText"/>
      </w:pPr>
      <w:r>
        <w:rPr>
          <w:rFonts w:hint="eastAsia"/>
          <w:b/>
          <w:bCs/>
        </w:rPr>
        <w:t xml:space="preserve">随机森林（RF）</w:t>
      </w:r>
      <w:r>
        <w:rPr>
          <w:rFonts w:hint="eastAsia"/>
        </w:rPr>
        <w:t xml:space="preserve">。Breiman（2001）提出的随机森林通过</w:t>
      </w:r>
      <w:r>
        <w:t xml:space="preserve"> bootstrap </w:t>
      </w:r>
      <w:r>
        <w:rPr>
          <w:rFonts w:hint="eastAsia"/>
        </w:rPr>
        <w:t xml:space="preserve">重抽样构建大量决策树，并在每个分裂节点随机抽取特征子集，最终取所有树的平均预测值。本章设定树的数量为</w:t>
      </w:r>
      <w:r>
        <w:t xml:space="preserve"> 5,000 </w:t>
      </w:r>
      <w:r>
        <w:rPr>
          <w:rFonts w:hint="eastAsia"/>
        </w:rPr>
        <w:t xml:space="preserve">棵，每次分裂候选特征数为</w:t>
      </w:r>
      <w:r>
        <w:t xml:space="preserve"> </w:t>
      </w:r>
      <w:r>
        <w:rPr>
          <w:rFonts w:hint="eastAsia"/>
        </w:rPr>
        <w:t xml:space="preserve">19，以平衡偏差与方差。特征重要性基于各变量在所有树中分裂时带来的均方误差（MSE）降低量取平均（即不纯度降低法）。</w:t>
      </w:r>
    </w:p>
    <w:p>
      <w:pPr>
        <w:pStyle w:val="BodyText"/>
      </w:pPr>
      <w:r>
        <w:rPr>
          <w:rFonts w:hint="eastAsia"/>
          <w:b/>
          <w:bCs/>
        </w:rPr>
        <w:t xml:space="preserve">梯度提升树（GBDT）</w:t>
      </w:r>
      <w:r>
        <w:rPr>
          <w:rFonts w:hint="eastAsia"/>
        </w:rPr>
        <w:t xml:space="preserve">。Friedman（2001）提出的梯度提升方法以前向逐步加法建模为核心思想，每轮迭代拟合上一轮残差的方向梯度。本章设定迭代次数</w:t>
      </w:r>
      <w:r>
        <w:t xml:space="preserve"> 3,000 </w:t>
      </w:r>
      <w:r>
        <w:rPr>
          <w:rFonts w:hint="eastAsia"/>
        </w:rPr>
        <w:t xml:space="preserve">轮、最大树深</w:t>
      </w:r>
      <w:r>
        <w:t xml:space="preserve"> </w:t>
      </w:r>
      <w:r>
        <w:rPr>
          <w:rFonts w:hint="eastAsia"/>
        </w:rPr>
        <w:t xml:space="preserve">4、学习率</w:t>
      </w:r>
      <w:r>
        <w:t xml:space="preserve"> </w:t>
      </w:r>
      <w:r>
        <w:rPr>
          <w:rFonts w:hint="eastAsia"/>
        </w:rPr>
        <w:t xml:space="preserve">0.001、子采样率</w:t>
      </w:r>
      <w:r>
        <w:t xml:space="preserve"> </w:t>
      </w:r>
      <w:r>
        <w:rPr>
          <w:rFonts w:hint="eastAsia"/>
        </w:rPr>
        <w:t xml:space="preserve">0.7，以确保模型充分学习的同时控制过拟合风险。</w:t>
      </w:r>
    </w:p>
    <w:p>
      <w:pPr>
        <w:pStyle w:val="BodyText"/>
      </w:pPr>
      <w:r>
        <w:rPr>
          <w:rFonts w:hint="eastAsia"/>
        </w:rPr>
        <w:t xml:space="preserve">作为性能基准，本章还报告了以下传统模型的预测结果：OLS</w:t>
      </w:r>
      <w:r>
        <w:t xml:space="preserve"> </w:t>
      </w:r>
      <w:r>
        <w:rPr>
          <w:rFonts w:hint="eastAsia"/>
        </w:rPr>
        <w:t xml:space="preserve">线性回归、Lasso</w:t>
      </w:r>
      <w:r>
        <w:t xml:space="preserve"> </w:t>
      </w:r>
      <w:r>
        <w:rPr>
          <w:rFonts w:hint="eastAsia"/>
        </w:rPr>
        <w:t xml:space="preserve">回归（通过</w:t>
      </w:r>
      <w:r>
        <w:t xml:space="preserve"> L1 </w:t>
      </w:r>
      <w:r>
        <w:rPr>
          <w:rFonts w:hint="eastAsia"/>
        </w:rPr>
        <w:t xml:space="preserve">正则化实现特征选择）、支持向量回归（SVR）和决策树回归。其中，OLS</w:t>
      </w:r>
      <w:r>
        <w:t xml:space="preserve"> </w:t>
      </w:r>
      <w:r>
        <w:rPr>
          <w:rFonts w:hint="eastAsia"/>
        </w:rPr>
        <w:t xml:space="preserve">仅使用</w:t>
      </w:r>
      <w:r>
        <w:t xml:space="preserve"> 35 </w:t>
      </w:r>
      <w:r>
        <w:rPr>
          <w:rFonts w:hint="eastAsia"/>
        </w:rPr>
        <w:t xml:space="preserve">个连续特征而未加入行业虚拟变量，其余模型均使用全部</w:t>
      </w:r>
      <w:r>
        <w:t xml:space="preserve"> 71 </w:t>
      </w:r>
      <w:r>
        <w:rPr>
          <w:rFonts w:hint="eastAsia"/>
        </w:rPr>
        <w:t xml:space="preserve">个特征；因此</w:t>
      </w:r>
      <w:r>
        <w:t xml:space="preserve"> OLS </w:t>
      </w:r>
      <w:r>
        <w:rPr>
          <w:rFonts w:hint="eastAsia"/>
        </w:rPr>
        <w:t xml:space="preserve">的</w:t>
      </w:r>
      <w:r>
        <w:t xml:space="preserve"> R² </w:t>
      </w:r>
      <w:r>
        <w:rPr>
          <w:rFonts w:hint="eastAsia"/>
        </w:rPr>
        <w:t xml:space="preserve">可能因特征数量较少而偏低，对其结果的比较需考虑这一口径差异。</w:t>
      </w:r>
    </w:p>
    <w:bookmarkEnd w:id="41"/>
    <w:bookmarkStart w:id="42" w:name="可解释性工具"/>
    <w:p>
      <w:pPr>
        <w:pStyle w:val="4"/>
      </w:pPr>
      <w:r>
        <w:t xml:space="preserve">3.3.3 </w:t>
      </w:r>
      <w:r>
        <w:rPr>
          <w:rFonts w:hint="eastAsia"/>
        </w:rPr>
        <w:t xml:space="preserve">可解释性工具</w:t>
      </w:r>
    </w:p>
    <w:p>
      <w:pPr>
        <w:pStyle w:val="FirstParagraph"/>
      </w:pPr>
      <w:r>
        <w:rPr>
          <w:rFonts w:hint="eastAsia"/>
        </w:rPr>
        <w:t xml:space="preserve">为将模型的”黑箱”预测还原为具有经济含义的变量效应，本章综合使用两种可解释性工具。（1）</w:t>
      </w:r>
      <w:r>
        <w:rPr>
          <w:rFonts w:hint="eastAsia"/>
          <w:b/>
          <w:bCs/>
        </w:rPr>
        <w:t xml:space="preserve">累积局部效应图（ALE）</w:t>
      </w:r>
      <w:r>
        <w:rPr>
          <w:rFonts w:hint="eastAsia"/>
        </w:rPr>
        <w:t xml:space="preserve">，由</w:t>
      </w:r>
      <w:r>
        <w:t xml:space="preserve"> Apley and </w:t>
      </w:r>
      <w:r>
        <w:rPr>
          <w:rFonts w:hint="eastAsia"/>
        </w:rPr>
        <w:t xml:space="preserve">Zhu（2020）提出，通过条件分布而非边际分布衡量变量的局部效应，克服了偏依赖图（PDP）在变量高度相关时的误导性。ALE</w:t>
      </w:r>
      <w:r>
        <w:t xml:space="preserve"> </w:t>
      </w:r>
      <w:r>
        <w:rPr>
          <w:rFonts w:hint="eastAsia"/>
        </w:rPr>
        <w:t xml:space="preserve">图展示某变量值在其分布范围内变化时模型预测值的累积偏移，直观揭示非线性影响路径。（2）</w:t>
      </w:r>
      <w:r>
        <w:rPr>
          <w:rFonts w:hint="eastAsia"/>
          <w:b/>
          <w:bCs/>
        </w:rPr>
        <w:t xml:space="preserve">偏依赖图（PDP）</w:t>
      </w:r>
      <w:r>
        <w:rPr>
          <w:rFonts w:hint="eastAsia"/>
        </w:rPr>
        <w:t xml:space="preserve">，展示单一变量在控制其他变量后对预测值的边际效应，在变量间相关性较低时直观性较好。需要说明的是，ALE</w:t>
      </w:r>
      <w:r>
        <w:t xml:space="preserve"> </w:t>
      </w:r>
      <w:r>
        <w:rPr>
          <w:rFonts w:hint="eastAsia"/>
        </w:rPr>
        <w:t xml:space="preserve">和</w:t>
      </w:r>
      <w:r>
        <w:t xml:space="preserve"> PDP </w:t>
      </w:r>
      <w:r>
        <w:rPr>
          <w:rFonts w:hint="eastAsia"/>
        </w:rPr>
        <w:t xml:space="preserve">反映的是变量与预测结果之间的统计关联，而非因果效应；因果推断将在第四章通过准自然实验展开。</w:t>
      </w:r>
    </w:p>
    <w:bookmarkEnd w:id="42"/>
    <w:bookmarkEnd w:id="43"/>
    <w:bookmarkStart w:id="46" w:name="预测结果比较"/>
    <w:p>
      <w:pPr>
        <w:pStyle w:val="3"/>
      </w:pPr>
      <w:r>
        <w:t xml:space="preserve">3.4 </w:t>
      </w:r>
      <w:r>
        <w:rPr>
          <w:rFonts w:hint="eastAsia"/>
        </w:rPr>
        <w:t xml:space="preserve">预测结果比较</w:t>
      </w:r>
    </w:p>
    <w:bookmarkStart w:id="44" w:name="模型性能对比"/>
    <w:p>
      <w:pPr>
        <w:pStyle w:val="4"/>
      </w:pPr>
      <w:r>
        <w:t xml:space="preserve">3.4.1 </w:t>
      </w:r>
      <w:r>
        <w:rPr>
          <w:rFonts w:hint="eastAsia"/>
        </w:rPr>
        <w:t xml:space="preserve">模型性能对比</w:t>
      </w:r>
    </w:p>
    <w:p>
      <w:pPr>
        <w:pStyle w:val="FirstParagraph"/>
      </w:pPr>
      <w:r>
        <w:rPr>
          <w:rFonts w:hint="eastAsia"/>
        </w:rPr>
        <w:t xml:space="preserve">表1汇报了各模型在</w:t>
      </w:r>
      <w:r>
        <w:t xml:space="preserve"> 16 </w:t>
      </w:r>
      <w:r>
        <w:rPr>
          <w:rFonts w:hint="eastAsia"/>
        </w:rPr>
        <w:t xml:space="preserve">轮滚动预测中的平均性能指标。在样本外</w:t>
      </w:r>
      <w:r>
        <w:t xml:space="preserve"> R² </w:t>
      </w:r>
      <w:r>
        <w:rPr>
          <w:rFonts w:hint="eastAsia"/>
        </w:rPr>
        <w:t xml:space="preserve">这一核心指标上，</w:t>
      </w:r>
      <w:r>
        <w:rPr>
          <w:rFonts w:hint="eastAsia"/>
          <w:b/>
          <w:bCs/>
        </w:rPr>
        <w:t xml:space="preserve">随机森林（0.2510）和梯度提升树（0.2368）明显优于所有传统方法</w:t>
      </w:r>
      <w:r>
        <w:rPr>
          <w:rFonts w:hint="eastAsia"/>
        </w:rPr>
        <w:t xml:space="preserve">：OLS</w:t>
      </w:r>
      <w:r>
        <w:t xml:space="preserve"> </w:t>
      </w:r>
      <w:r>
        <w:rPr>
          <w:rFonts w:hint="eastAsia"/>
        </w:rPr>
        <w:t xml:space="preserve">的样本外</w:t>
      </w:r>
      <w:r>
        <w:t xml:space="preserve"> R² </w:t>
      </w:r>
      <w:r>
        <w:rPr>
          <w:rFonts w:hint="eastAsia"/>
        </w:rPr>
        <w:t xml:space="preserve">为</w:t>
      </w:r>
      <w:r>
        <w:t xml:space="preserve"> </w:t>
      </w:r>
      <w:r>
        <w:rPr>
          <w:rFonts w:hint="eastAsia"/>
        </w:rPr>
        <w:t xml:space="preserve">0.1565，Lasso</w:t>
      </w:r>
      <w:r>
        <w:t xml:space="preserve"> </w:t>
      </w:r>
      <w:r>
        <w:rPr>
          <w:rFonts w:hint="eastAsia"/>
        </w:rPr>
        <w:t xml:space="preserve">为</w:t>
      </w:r>
      <w:r>
        <w:t xml:space="preserve"> </w:t>
      </w:r>
      <w:r>
        <w:rPr>
          <w:rFonts w:hint="eastAsia"/>
        </w:rPr>
        <w:t xml:space="preserve">0.1805，SVR</w:t>
      </w:r>
      <w:r>
        <w:t xml:space="preserve"> </w:t>
      </w:r>
      <w:r>
        <w:rPr>
          <w:rFonts w:hint="eastAsia"/>
        </w:rPr>
        <w:t xml:space="preserve">为</w:t>
      </w:r>
      <w:r>
        <w:t xml:space="preserve"> </w:t>
      </w:r>
      <w:r>
        <w:rPr>
          <w:rFonts w:hint="eastAsia"/>
        </w:rPr>
        <w:t xml:space="preserve">0.1613，决策树为负值（-0.0155），表明单棵决策树在此任务上几乎没有泛化能力。MSE、MAE</w:t>
      </w:r>
      <w:r>
        <w:t xml:space="preserve"> </w:t>
      </w:r>
      <w:r>
        <w:rPr>
          <w:rFonts w:hint="eastAsia"/>
        </w:rPr>
        <w:t xml:space="preserve">和</w:t>
      </w:r>
      <w:r>
        <w:t xml:space="preserve"> MedAE </w:t>
      </w:r>
      <w:r>
        <w:rPr>
          <w:rFonts w:hint="eastAsia"/>
        </w:rPr>
        <w:t xml:space="preserve">等辅助指标也呈现一致的排序，确认了集成学习方法在捕捉分红决策非线性关联方面的比较优势。</w:t>
      </w:r>
    </w:p>
    <w:p>
      <w:pPr>
        <w:pStyle w:val="BodyText"/>
      </w:pPr>
      <w:r>
        <w:rPr>
          <w:rFonts w:hint="eastAsia"/>
          <w:b/>
          <w:bCs/>
        </w:rPr>
        <w:t xml:space="preserve">表1</w:t>
      </w:r>
      <w:r>
        <w:rPr>
          <w:b/>
          <w:bCs/>
        </w:rPr>
        <w:t xml:space="preserve"> </w:t>
      </w:r>
      <w:r>
        <w:rPr>
          <w:rFonts w:hint="eastAsia"/>
          <w:b/>
          <w:bCs/>
        </w:rPr>
        <w:t xml:space="preserve">各模型预测性能对比（16轮滚动预测平均值）</w:t>
      </w:r>
    </w:p>
    <w:tbl>
      <w:tblPr>
        <w:tblStyle w:val="Table"/>
        <w:tblW w:type="pct" w:w="5000"/>
        <w:tblLayout w:type="fixed"/>
        <w:tblLook w:firstRow="1" w:lastRow="0" w:firstColumn="0" w:lastColumn="0" w:noHBand="0" w:noVBand="0" w:val="0020"/>
      </w:tblPr>
      <w:tblGrid>
        <w:gridCol w:w="931"/>
        <w:gridCol w:w="1552"/>
        <w:gridCol w:w="1552"/>
        <w:gridCol w:w="931"/>
        <w:gridCol w:w="931"/>
        <w:gridCol w:w="1087"/>
        <w:gridCol w:w="931"/>
      </w:tblGrid>
      <w:tr>
        <w:trPr>
          <w:tblHeader w:val="on"/>
        </w:trPr>
        <w:tc>
          <w:tcPr/>
          <w:p>
            <w:pPr>
              <w:pStyle w:val="Compact"/>
            </w:pPr>
            <w:r>
              <w:rPr>
                <w:rFonts w:hint="eastAsia"/>
              </w:rPr>
              <w:t xml:space="preserve">模型</w:t>
            </w:r>
          </w:p>
        </w:tc>
        <w:tc>
          <w:tcPr/>
          <w:p>
            <w:pPr>
              <w:pStyle w:val="Compact"/>
            </w:pPr>
            <w:r>
              <w:rPr>
                <w:rFonts w:hint="eastAsia"/>
              </w:rPr>
              <w:t xml:space="preserve">样本内</w:t>
            </w:r>
            <w:r>
              <w:t xml:space="preserve"> R²</w:t>
            </w:r>
          </w:p>
        </w:tc>
        <w:tc>
          <w:tcPr/>
          <w:p>
            <w:pPr>
              <w:pStyle w:val="Compact"/>
            </w:pPr>
            <w:r>
              <w:rPr>
                <w:rFonts w:hint="eastAsia"/>
              </w:rPr>
              <w:t xml:space="preserve">样本外</w:t>
            </w:r>
            <w:r>
              <w:t xml:space="preserve"> R²</w:t>
            </w:r>
          </w:p>
        </w:tc>
        <w:tc>
          <w:tcPr/>
          <w:p>
            <w:pPr>
              <w:pStyle w:val="Compact"/>
            </w:pPr>
            <w:r>
              <w:t xml:space="preserve">MSE</w:t>
            </w:r>
          </w:p>
        </w:tc>
        <w:tc>
          <w:tcPr/>
          <w:p>
            <w:pPr>
              <w:pStyle w:val="Compact"/>
            </w:pPr>
            <w:r>
              <w:t xml:space="preserve">MAE</w:t>
            </w:r>
          </w:p>
        </w:tc>
        <w:tc>
          <w:tcPr/>
          <w:p>
            <w:pPr>
              <w:pStyle w:val="Compact"/>
            </w:pPr>
            <w:r>
              <w:t xml:space="preserve">MedAE</w:t>
            </w:r>
          </w:p>
        </w:tc>
        <w:tc>
          <w:tcPr/>
          <w:p>
            <w:pPr>
              <w:pStyle w:val="Compact"/>
            </w:pPr>
            <w:r>
              <w:t xml:space="preserve">EVS</w:t>
            </w:r>
          </w:p>
        </w:tc>
      </w:tr>
      <w:tr>
        <w:tc>
          <w:tcPr/>
          <w:p>
            <w:pPr>
              <w:pStyle w:val="Compact"/>
            </w:pPr>
            <w:r>
              <w:t xml:space="preserve">OLS</w:t>
            </w:r>
          </w:p>
        </w:tc>
        <w:tc>
          <w:tcPr/>
          <w:p>
            <w:pPr>
              <w:pStyle w:val="Compact"/>
            </w:pPr>
            <w:r>
              <w:t xml:space="preserve">0.2490</w:t>
            </w:r>
          </w:p>
        </w:tc>
        <w:tc>
          <w:tcPr/>
          <w:p>
            <w:pPr>
              <w:pStyle w:val="Compact"/>
            </w:pPr>
            <w:r>
              <w:t xml:space="preserve">0.1565</w:t>
            </w:r>
          </w:p>
        </w:tc>
        <w:tc>
          <w:tcPr/>
          <w:p>
            <w:pPr>
              <w:pStyle w:val="Compact"/>
            </w:pPr>
            <w:r>
              <w:t xml:space="preserve">0.0871</w:t>
            </w:r>
          </w:p>
        </w:tc>
        <w:tc>
          <w:tcPr/>
          <w:p>
            <w:pPr>
              <w:pStyle w:val="Compact"/>
            </w:pPr>
            <w:r>
              <w:t xml:space="preserve">0.1834</w:t>
            </w:r>
          </w:p>
        </w:tc>
        <w:tc>
          <w:tcPr/>
          <w:p>
            <w:pPr>
              <w:pStyle w:val="Compact"/>
            </w:pPr>
            <w:r>
              <w:t xml:space="preserve">0.1254</w:t>
            </w:r>
          </w:p>
        </w:tc>
        <w:tc>
          <w:tcPr/>
          <w:p>
            <w:pPr>
              <w:pStyle w:val="Compact"/>
            </w:pPr>
            <w:r>
              <w:t xml:space="preserve">0.1812</w:t>
            </w:r>
          </w:p>
        </w:tc>
      </w:tr>
      <w:tr>
        <w:tc>
          <w:tcPr/>
          <w:p>
            <w:pPr>
              <w:pStyle w:val="Compact"/>
            </w:pPr>
            <w:r>
              <w:t xml:space="preserve">Lasso</w:t>
            </w:r>
          </w:p>
        </w:tc>
        <w:tc>
          <w:tcPr/>
          <w:p>
            <w:pPr>
              <w:pStyle w:val="Compact"/>
            </w:pPr>
            <w:r>
              <w:t xml:space="preserve">0.2386</w:t>
            </w:r>
          </w:p>
        </w:tc>
        <w:tc>
          <w:tcPr/>
          <w:p>
            <w:pPr>
              <w:pStyle w:val="Compact"/>
            </w:pPr>
            <w:r>
              <w:t xml:space="preserve">0.1805</w:t>
            </w:r>
          </w:p>
        </w:tc>
        <w:tc>
          <w:tcPr/>
          <w:p>
            <w:pPr>
              <w:pStyle w:val="Compact"/>
            </w:pPr>
            <w:r>
              <w:t xml:space="preserve">0.0850</w:t>
            </w:r>
          </w:p>
        </w:tc>
        <w:tc>
          <w:tcPr/>
          <w:p>
            <w:pPr>
              <w:pStyle w:val="Compact"/>
            </w:pPr>
            <w:r>
              <w:t xml:space="preserve">0.1794</w:t>
            </w:r>
          </w:p>
        </w:tc>
        <w:tc>
          <w:tcPr/>
          <w:p>
            <w:pPr>
              <w:pStyle w:val="Compact"/>
            </w:pPr>
            <w:r>
              <w:t xml:space="preserve">0.1229</w:t>
            </w:r>
          </w:p>
        </w:tc>
        <w:tc>
          <w:tcPr/>
          <w:p>
            <w:pPr>
              <w:pStyle w:val="Compact"/>
            </w:pPr>
            <w:r>
              <w:t xml:space="preserve">0.1928</w:t>
            </w:r>
          </w:p>
        </w:tc>
      </w:tr>
      <w:tr>
        <w:tc>
          <w:tcPr/>
          <w:p>
            <w:pPr>
              <w:pStyle w:val="Compact"/>
            </w:pPr>
            <w:r>
              <w:t xml:space="preserve">Decision Tree</w:t>
            </w:r>
          </w:p>
        </w:tc>
        <w:tc>
          <w:tcPr/>
          <w:p>
            <w:pPr>
              <w:pStyle w:val="Compact"/>
            </w:pPr>
            <w:r>
              <w:t xml:space="preserve">0.0446</w:t>
            </w:r>
          </w:p>
        </w:tc>
        <w:tc>
          <w:tcPr/>
          <w:p>
            <w:pPr>
              <w:pStyle w:val="Compact"/>
            </w:pPr>
            <w:r>
              <w:t xml:space="preserve">-0.0155</w:t>
            </w:r>
          </w:p>
        </w:tc>
        <w:tc>
          <w:tcPr/>
          <w:p>
            <w:pPr>
              <w:pStyle w:val="Compact"/>
            </w:pPr>
            <w:r>
              <w:t xml:space="preserve">0.1039</w:t>
            </w:r>
          </w:p>
        </w:tc>
        <w:tc>
          <w:tcPr/>
          <w:p>
            <w:pPr>
              <w:pStyle w:val="Compact"/>
            </w:pPr>
            <w:r>
              <w:t xml:space="preserve">0.2167</w:t>
            </w:r>
          </w:p>
        </w:tc>
        <w:tc>
          <w:tcPr/>
          <w:p>
            <w:pPr>
              <w:pStyle w:val="Compact"/>
            </w:pPr>
            <w:r>
              <w:t xml:space="preserve">0.1876</w:t>
            </w:r>
          </w:p>
        </w:tc>
        <w:tc>
          <w:tcPr/>
          <w:p>
            <w:pPr>
              <w:pStyle w:val="Compact"/>
            </w:pPr>
            <w:r>
              <w:t xml:space="preserve">-0.0040</w:t>
            </w:r>
          </w:p>
        </w:tc>
      </w:tr>
      <w:tr>
        <w:tc>
          <w:tcPr/>
          <w:p>
            <w:pPr>
              <w:pStyle w:val="Compact"/>
            </w:pPr>
            <w:r>
              <w:t xml:space="preserve">SVR</w:t>
            </w:r>
          </w:p>
        </w:tc>
        <w:tc>
          <w:tcPr/>
          <w:p>
            <w:pPr>
              <w:pStyle w:val="Compact"/>
            </w:pPr>
            <w:r>
              <w:t xml:space="preserve">0.5964</w:t>
            </w:r>
          </w:p>
        </w:tc>
        <w:tc>
          <w:tcPr/>
          <w:p>
            <w:pPr>
              <w:pStyle w:val="Compact"/>
            </w:pPr>
            <w:r>
              <w:t xml:space="preserve">0.1613</w:t>
            </w:r>
          </w:p>
        </w:tc>
        <w:tc>
          <w:tcPr/>
          <w:p>
            <w:pPr>
              <w:pStyle w:val="Compact"/>
            </w:pPr>
            <w:r>
              <w:t xml:space="preserve">0.0868</w:t>
            </w:r>
          </w:p>
        </w:tc>
        <w:tc>
          <w:tcPr/>
          <w:p>
            <w:pPr>
              <w:pStyle w:val="Compact"/>
            </w:pPr>
            <w:r>
              <w:t xml:space="preserve">0.1788</w:t>
            </w:r>
          </w:p>
        </w:tc>
        <w:tc>
          <w:tcPr/>
          <w:p>
            <w:pPr>
              <w:pStyle w:val="Compact"/>
            </w:pPr>
            <w:r>
              <w:t xml:space="preserve">0.1177</w:t>
            </w:r>
          </w:p>
        </w:tc>
        <w:tc>
          <w:tcPr/>
          <w:p>
            <w:pPr>
              <w:pStyle w:val="Compact"/>
            </w:pPr>
            <w:r>
              <w:t xml:space="preserve">0.1675</w:t>
            </w:r>
          </w:p>
        </w:tc>
      </w:tr>
      <w:tr>
        <w:tc>
          <w:tcPr/>
          <w:p>
            <w:pPr>
              <w:pStyle w:val="Compact"/>
            </w:pPr>
            <w:r>
              <w:t xml:space="preserve">GBDT</w:t>
            </w:r>
          </w:p>
        </w:tc>
        <w:tc>
          <w:tcPr/>
          <w:p>
            <w:pPr>
              <w:pStyle w:val="Compact"/>
            </w:pPr>
            <w:r>
              <w:t xml:space="preserve">0.6075</w:t>
            </w:r>
          </w:p>
        </w:tc>
        <w:tc>
          <w:tcPr/>
          <w:p>
            <w:pPr>
              <w:pStyle w:val="Compact"/>
            </w:pPr>
            <w:r>
              <w:rPr>
                <w:b/>
                <w:bCs/>
              </w:rPr>
              <w:t xml:space="preserve">0.2368</w:t>
            </w:r>
          </w:p>
        </w:tc>
        <w:tc>
          <w:tcPr/>
          <w:p>
            <w:pPr>
              <w:pStyle w:val="Compact"/>
            </w:pPr>
            <w:r>
              <w:t xml:space="preserve">0.0790</w:t>
            </w:r>
          </w:p>
        </w:tc>
        <w:tc>
          <w:tcPr/>
          <w:p>
            <w:pPr>
              <w:pStyle w:val="Compact"/>
            </w:pPr>
            <w:r>
              <w:t xml:space="preserve">0.1646</w:t>
            </w:r>
          </w:p>
        </w:tc>
        <w:tc>
          <w:tcPr/>
          <w:p>
            <w:pPr>
              <w:pStyle w:val="Compact"/>
            </w:pPr>
            <w:r>
              <w:t xml:space="preserve">0.1008</w:t>
            </w:r>
          </w:p>
        </w:tc>
        <w:tc>
          <w:tcPr/>
          <w:p>
            <w:pPr>
              <w:pStyle w:val="Compact"/>
            </w:pPr>
            <w:r>
              <w:t xml:space="preserve">0.2518</w:t>
            </w:r>
          </w:p>
        </w:tc>
      </w:tr>
      <w:tr>
        <w:tc>
          <w:tcPr/>
          <w:p>
            <w:pPr>
              <w:pStyle w:val="Compact"/>
            </w:pPr>
            <w:r>
              <w:t xml:space="preserve">RF</w:t>
            </w:r>
          </w:p>
        </w:tc>
        <w:tc>
          <w:tcPr/>
          <w:p>
            <w:pPr>
              <w:pStyle w:val="Compact"/>
            </w:pPr>
            <w:r>
              <w:t xml:space="preserve">0.9018</w:t>
            </w:r>
          </w:p>
        </w:tc>
        <w:tc>
          <w:tcPr/>
          <w:p>
            <w:pPr>
              <w:pStyle w:val="Compact"/>
            </w:pPr>
            <w:r>
              <w:rPr>
                <w:b/>
                <w:bCs/>
              </w:rPr>
              <w:t xml:space="preserve">0.2510</w:t>
            </w:r>
          </w:p>
        </w:tc>
        <w:tc>
          <w:tcPr/>
          <w:p>
            <w:pPr>
              <w:pStyle w:val="Compact"/>
            </w:pPr>
            <w:r>
              <w:rPr>
                <w:b/>
                <w:bCs/>
              </w:rPr>
              <w:t xml:space="preserve">0.0776</w:t>
            </w:r>
          </w:p>
        </w:tc>
        <w:tc>
          <w:tcPr/>
          <w:p>
            <w:pPr>
              <w:pStyle w:val="Compact"/>
            </w:pPr>
            <w:r>
              <w:rPr>
                <w:b/>
                <w:bCs/>
              </w:rPr>
              <w:t xml:space="preserve">0.1624</w:t>
            </w:r>
          </w:p>
        </w:tc>
        <w:tc>
          <w:tcPr/>
          <w:p>
            <w:pPr>
              <w:pStyle w:val="Compact"/>
            </w:pPr>
            <w:r>
              <w:rPr>
                <w:b/>
                <w:bCs/>
              </w:rPr>
              <w:t xml:space="preserve">0.0984</w:t>
            </w:r>
          </w:p>
        </w:tc>
        <w:tc>
          <w:tcPr/>
          <w:p>
            <w:pPr>
              <w:pStyle w:val="Compact"/>
            </w:pPr>
            <w:r>
              <w:rPr>
                <w:b/>
                <w:bCs/>
              </w:rPr>
              <w:t xml:space="preserve">0.2703</w:t>
            </w:r>
          </w:p>
        </w:tc>
      </w:tr>
    </w:tbl>
    <w:p>
      <w:pPr>
        <w:pStyle w:val="BodyText"/>
      </w:pPr>
      <w:r>
        <w:rPr>
          <w:rFonts w:hint="eastAsia"/>
        </w:rPr>
        <w:t xml:space="preserve">注：数据来源于</w:t>
      </w:r>
      <w:r>
        <w:t xml:space="preserve"> CSMAR </w:t>
      </w:r>
      <w:r>
        <w:rPr>
          <w:rFonts w:hint="eastAsia"/>
        </w:rPr>
        <w:t xml:space="preserve">数据库，作者计算。</w:t>
      </w:r>
    </w:p>
    <w:p>
      <w:pPr>
        <w:pStyle w:val="BodyText"/>
      </w:pPr>
      <w:r>
        <w:t xml:space="preserve">RF </w:t>
      </w:r>
      <w:r>
        <w:rPr>
          <w:rFonts w:hint="eastAsia"/>
        </w:rPr>
        <w:t xml:space="preserve">的样本内</w:t>
      </w:r>
      <w:r>
        <w:t xml:space="preserve"> R² </w:t>
      </w:r>
      <w:r>
        <w:rPr>
          <w:rFonts w:hint="eastAsia"/>
        </w:rPr>
        <w:t xml:space="preserve">高达</w:t>
      </w:r>
      <w:r>
        <w:t xml:space="preserve"> </w:t>
      </w:r>
      <w:r>
        <w:rPr>
          <w:rFonts w:hint="eastAsia"/>
        </w:rPr>
        <w:t xml:space="preserve">0.9018，与样本外</w:t>
      </w:r>
      <w:r>
        <w:t xml:space="preserve"> </w:t>
      </w:r>
      <w:r>
        <w:rPr>
          <w:rFonts w:hint="eastAsia"/>
        </w:rPr>
        <w:t xml:space="preserve">R²（0.2510）之间落差较大，反映了随机森林在训练数据上的强拟合特性。GBDT</w:t>
      </w:r>
      <w:r>
        <w:t xml:space="preserve"> </w:t>
      </w:r>
      <w:r>
        <w:rPr>
          <w:rFonts w:hint="eastAsia"/>
        </w:rPr>
        <w:t xml:space="preserve">的样本内</w:t>
      </w:r>
      <w:r>
        <w:t xml:space="preserve"> </w:t>
      </w:r>
      <w:r>
        <w:rPr>
          <w:rFonts w:hint="eastAsia"/>
        </w:rPr>
        <w:t xml:space="preserve">R²（0.6075）与样本外</w:t>
      </w:r>
      <w:r>
        <w:t xml:space="preserve"> </w:t>
      </w:r>
      <w:r>
        <w:rPr>
          <w:rFonts w:hint="eastAsia"/>
        </w:rPr>
        <w:t xml:space="preserve">R²（0.2368）的差距较小，正则化机制对过拟合的控制更为有效。两种模型的样本外性能差异不大（RF</w:t>
      </w:r>
      <w:r>
        <w:t xml:space="preserve"> </w:t>
      </w:r>
      <w:r>
        <w:rPr>
          <w:rFonts w:hint="eastAsia"/>
        </w:rPr>
        <w:t xml:space="preserve">高出约</w:t>
      </w:r>
      <w:r>
        <w:t xml:space="preserve"> 1.4 </w:t>
      </w:r>
      <w:r>
        <w:rPr>
          <w:rFonts w:hint="eastAsia"/>
        </w:rPr>
        <w:t xml:space="preserve">个百分点），但均明显优于线性基准，表明集成学习方法能够捕捉到传统线性模型遗漏的非线性结构。</w:t>
      </w:r>
    </w:p>
    <w:bookmarkEnd w:id="44"/>
    <w:bookmarkStart w:id="45" w:name="逐年预测趋势"/>
    <w:p>
      <w:pPr>
        <w:pStyle w:val="4"/>
      </w:pPr>
      <w:r>
        <w:t xml:space="preserve">3.4.2 </w:t>
      </w:r>
      <w:r>
        <w:rPr>
          <w:rFonts w:hint="eastAsia"/>
        </w:rPr>
        <w:t xml:space="preserve">逐年预测趋势</w:t>
      </w:r>
    </w:p>
    <w:p>
      <w:pPr>
        <w:pStyle w:val="FirstParagraph"/>
      </w:pPr>
      <w:r>
        <w:rPr>
          <w:rFonts w:hint="eastAsia"/>
        </w:rPr>
        <w:t xml:space="preserve">表2汇报了</w:t>
      </w:r>
      <w:r>
        <w:t xml:space="preserve"> RF </w:t>
      </w:r>
      <w:r>
        <w:rPr>
          <w:rFonts w:hint="eastAsia"/>
        </w:rPr>
        <w:t xml:space="preserve">逐年样本外</w:t>
      </w:r>
      <w:r>
        <w:t xml:space="preserve"> R² </w:t>
      </w:r>
      <w:r>
        <w:rPr>
          <w:rFonts w:hint="eastAsia"/>
        </w:rPr>
        <w:t xml:space="preserve">的变化趋势。</w:t>
      </w:r>
    </w:p>
    <w:p>
      <w:pPr>
        <w:pStyle w:val="BodyText"/>
      </w:pPr>
      <w:r>
        <w:rPr>
          <w:rFonts w:hint="eastAsia"/>
          <w:b/>
          <w:bCs/>
        </w:rPr>
        <w:t xml:space="preserve">表2</w:t>
      </w:r>
      <w:r>
        <w:rPr>
          <w:b/>
          <w:bCs/>
        </w:rPr>
        <w:t xml:space="preserve"> </w:t>
      </w:r>
      <w:r>
        <w:rPr>
          <w:rFonts w:hint="eastAsia"/>
          <w:b/>
          <w:bCs/>
        </w:rPr>
        <w:t xml:space="preserve">RF逐年样本外R²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滚动窗口</w:t>
            </w:r>
          </w:p>
        </w:tc>
        <w:tc>
          <w:tcPr/>
          <w:p>
            <w:pPr>
              <w:pStyle w:val="Compact"/>
            </w:pPr>
            <w:r>
              <w:t xml:space="preserve">RF </w:t>
            </w:r>
            <w:r>
              <w:rPr>
                <w:rFonts w:hint="eastAsia"/>
              </w:rPr>
              <w:t xml:space="preserve">样本外</w:t>
            </w:r>
            <w:r>
              <w:t xml:space="preserve"> R²</w:t>
            </w:r>
          </w:p>
        </w:tc>
      </w:tr>
      <w:tr>
        <w:tc>
          <w:tcPr/>
          <w:p>
            <w:pPr>
              <w:pStyle w:val="Compact"/>
            </w:pPr>
            <w:r>
              <w:t xml:space="preserve">2006→2007</w:t>
            </w:r>
          </w:p>
        </w:tc>
        <w:tc>
          <w:tcPr/>
          <w:p>
            <w:pPr>
              <w:pStyle w:val="Compact"/>
            </w:pPr>
            <w:r>
              <w:t xml:space="preserve">0.1704</w:t>
            </w:r>
          </w:p>
        </w:tc>
      </w:tr>
      <w:tr>
        <w:tc>
          <w:tcPr/>
          <w:p>
            <w:pPr>
              <w:pStyle w:val="Compact"/>
            </w:pPr>
            <w:r>
              <w:t xml:space="preserve">2007→2008</w:t>
            </w:r>
          </w:p>
        </w:tc>
        <w:tc>
          <w:tcPr/>
          <w:p>
            <w:pPr>
              <w:pStyle w:val="Compact"/>
            </w:pPr>
            <w:r>
              <w:t xml:space="preserve">0.1347</w:t>
            </w:r>
          </w:p>
        </w:tc>
      </w:tr>
      <w:tr>
        <w:tc>
          <w:tcPr/>
          <w:p>
            <w:pPr>
              <w:pStyle w:val="Compact"/>
            </w:pPr>
            <w:r>
              <w:t xml:space="preserve">2008→2009</w:t>
            </w:r>
          </w:p>
        </w:tc>
        <w:tc>
          <w:tcPr/>
          <w:p>
            <w:pPr>
              <w:pStyle w:val="Compact"/>
            </w:pPr>
            <w:r>
              <w:t xml:space="preserve">0.0839</w:t>
            </w:r>
          </w:p>
        </w:tc>
      </w:tr>
      <w:tr>
        <w:tc>
          <w:tcPr/>
          <w:p>
            <w:pPr>
              <w:pStyle w:val="Compact"/>
            </w:pPr>
            <w:r>
              <w:t xml:space="preserve">2009→2010</w:t>
            </w:r>
          </w:p>
        </w:tc>
        <w:tc>
          <w:tcPr/>
          <w:p>
            <w:pPr>
              <w:pStyle w:val="Compact"/>
            </w:pPr>
            <w:r>
              <w:t xml:space="preserve">0.1767</w:t>
            </w:r>
          </w:p>
        </w:tc>
      </w:tr>
      <w:tr>
        <w:tc>
          <w:tcPr/>
          <w:p>
            <w:pPr>
              <w:pStyle w:val="Compact"/>
            </w:pPr>
            <w:r>
              <w:t xml:space="preserve">2010→2011</w:t>
            </w:r>
          </w:p>
        </w:tc>
        <w:tc>
          <w:tcPr/>
          <w:p>
            <w:pPr>
              <w:pStyle w:val="Compact"/>
            </w:pPr>
            <w:r>
              <w:t xml:space="preserve">0.2722</w:t>
            </w:r>
          </w:p>
        </w:tc>
      </w:tr>
      <w:tr>
        <w:tc>
          <w:tcPr/>
          <w:p>
            <w:pPr>
              <w:pStyle w:val="Compact"/>
            </w:pPr>
            <w:r>
              <w:t xml:space="preserve">2011→2012</w:t>
            </w:r>
          </w:p>
        </w:tc>
        <w:tc>
          <w:tcPr/>
          <w:p>
            <w:pPr>
              <w:pStyle w:val="Compact"/>
            </w:pPr>
            <w:r>
              <w:t xml:space="preserve">0.0786</w:t>
            </w:r>
          </w:p>
        </w:tc>
      </w:tr>
      <w:tr>
        <w:tc>
          <w:tcPr/>
          <w:p>
            <w:pPr>
              <w:pStyle w:val="Compact"/>
            </w:pPr>
            <w:r>
              <w:t xml:space="preserve">2012→2013</w:t>
            </w:r>
          </w:p>
        </w:tc>
        <w:tc>
          <w:tcPr/>
          <w:p>
            <w:pPr>
              <w:pStyle w:val="Compact"/>
            </w:pPr>
            <w:r>
              <w:t xml:space="preserve">0.1840</w:t>
            </w:r>
          </w:p>
        </w:tc>
      </w:tr>
      <w:tr>
        <w:tc>
          <w:tcPr/>
          <w:p>
            <w:pPr>
              <w:pStyle w:val="Compact"/>
            </w:pPr>
            <w:r>
              <w:t xml:space="preserve">2013→2014</w:t>
            </w:r>
          </w:p>
        </w:tc>
        <w:tc>
          <w:tcPr/>
          <w:p>
            <w:pPr>
              <w:pStyle w:val="Compact"/>
            </w:pPr>
            <w:r>
              <w:t xml:space="preserve">0.2616</w:t>
            </w:r>
          </w:p>
        </w:tc>
      </w:tr>
      <w:tr>
        <w:tc>
          <w:tcPr/>
          <w:p>
            <w:pPr>
              <w:pStyle w:val="Compact"/>
            </w:pPr>
            <w:r>
              <w:t xml:space="preserve">2014→2015</w:t>
            </w:r>
          </w:p>
        </w:tc>
        <w:tc>
          <w:tcPr/>
          <w:p>
            <w:pPr>
              <w:pStyle w:val="Compact"/>
            </w:pPr>
            <w:r>
              <w:t xml:space="preserve">0.2490</w:t>
            </w:r>
          </w:p>
        </w:tc>
      </w:tr>
      <w:tr>
        <w:tc>
          <w:tcPr/>
          <w:p>
            <w:pPr>
              <w:pStyle w:val="Compact"/>
            </w:pPr>
            <w:r>
              <w:t xml:space="preserve">2015→2016</w:t>
            </w:r>
          </w:p>
        </w:tc>
        <w:tc>
          <w:tcPr/>
          <w:p>
            <w:pPr>
              <w:pStyle w:val="Compact"/>
            </w:pPr>
            <w:r>
              <w:t xml:space="preserve">0.2429</w:t>
            </w:r>
          </w:p>
        </w:tc>
      </w:tr>
      <w:tr>
        <w:tc>
          <w:tcPr/>
          <w:p>
            <w:pPr>
              <w:pStyle w:val="Compact"/>
            </w:pPr>
            <w:r>
              <w:t xml:space="preserve">2016→2017</w:t>
            </w:r>
          </w:p>
        </w:tc>
        <w:tc>
          <w:tcPr/>
          <w:p>
            <w:pPr>
              <w:pStyle w:val="Compact"/>
            </w:pPr>
            <w:r>
              <w:t xml:space="preserve">0.3217</w:t>
            </w:r>
          </w:p>
        </w:tc>
      </w:tr>
      <w:tr>
        <w:tc>
          <w:tcPr/>
          <w:p>
            <w:pPr>
              <w:pStyle w:val="Compact"/>
            </w:pPr>
            <w:r>
              <w:t xml:space="preserve">2017→2018</w:t>
            </w:r>
          </w:p>
        </w:tc>
        <w:tc>
          <w:tcPr/>
          <w:p>
            <w:pPr>
              <w:pStyle w:val="Compact"/>
            </w:pPr>
            <w:r>
              <w:t xml:space="preserve">0.3011</w:t>
            </w:r>
          </w:p>
        </w:tc>
      </w:tr>
      <w:tr>
        <w:tc>
          <w:tcPr/>
          <w:p>
            <w:pPr>
              <w:pStyle w:val="Compact"/>
            </w:pPr>
            <w:r>
              <w:t xml:space="preserve">2018→2019</w:t>
            </w:r>
          </w:p>
        </w:tc>
        <w:tc>
          <w:tcPr/>
          <w:p>
            <w:pPr>
              <w:pStyle w:val="Compact"/>
            </w:pPr>
            <w:r>
              <w:t xml:space="preserve">0.3527</w:t>
            </w:r>
          </w:p>
        </w:tc>
      </w:tr>
      <w:tr>
        <w:tc>
          <w:tcPr/>
          <w:p>
            <w:pPr>
              <w:pStyle w:val="Compact"/>
            </w:pPr>
            <w:r>
              <w:t xml:space="preserve">2019→2020</w:t>
            </w:r>
          </w:p>
        </w:tc>
        <w:tc>
          <w:tcPr/>
          <w:p>
            <w:pPr>
              <w:pStyle w:val="Compact"/>
            </w:pPr>
            <w:r>
              <w:t xml:space="preserve">0.3981</w:t>
            </w:r>
          </w:p>
        </w:tc>
      </w:tr>
      <w:tr>
        <w:tc>
          <w:tcPr/>
          <w:p>
            <w:pPr>
              <w:pStyle w:val="Compact"/>
            </w:pPr>
            <w:r>
              <w:t xml:space="preserve">2020→2021</w:t>
            </w:r>
          </w:p>
        </w:tc>
        <w:tc>
          <w:tcPr/>
          <w:p>
            <w:pPr>
              <w:pStyle w:val="Compact"/>
            </w:pPr>
            <w:r>
              <w:t xml:space="preserve">0.3938</w:t>
            </w:r>
          </w:p>
        </w:tc>
      </w:tr>
      <w:tr>
        <w:tc>
          <w:tcPr/>
          <w:p>
            <w:pPr>
              <w:pStyle w:val="Compact"/>
            </w:pPr>
            <w:r>
              <w:t xml:space="preserve">2021→2022</w:t>
            </w:r>
          </w:p>
        </w:tc>
        <w:tc>
          <w:tcPr/>
          <w:p>
            <w:pPr>
              <w:pStyle w:val="Compact"/>
            </w:pPr>
            <w:r>
              <w:t xml:space="preserve">0.3945</w:t>
            </w:r>
          </w:p>
        </w:tc>
      </w:tr>
    </w:tbl>
    <w:p>
      <w:pPr>
        <w:pStyle w:val="BodyText"/>
      </w:pPr>
      <w:r>
        <w:rPr>
          <w:rFonts w:hint="eastAsia"/>
        </w:rPr>
        <w:t xml:space="preserve">注：数据来源于</w:t>
      </w:r>
      <w:r>
        <w:t xml:space="preserve"> CSMAR </w:t>
      </w:r>
      <w:r>
        <w:rPr>
          <w:rFonts w:hint="eastAsia"/>
        </w:rPr>
        <w:t xml:space="preserve">数据库，作者计算。</w:t>
      </w:r>
    </w:p>
    <w:p>
      <w:pPr>
        <w:pStyle w:val="BodyText"/>
      </w:pPr>
      <w:r>
        <w:t xml:space="preserve">RF </w:t>
      </w:r>
      <w:r>
        <w:rPr>
          <w:rFonts w:hint="eastAsia"/>
        </w:rPr>
        <w:t xml:space="preserve">的逐年样本外</w:t>
      </w:r>
      <w:r>
        <w:t xml:space="preserve"> R² </w:t>
      </w:r>
      <w:r>
        <w:rPr>
          <w:rFonts w:hint="eastAsia"/>
        </w:rPr>
        <w:t xml:space="preserve">呈现明显的上升趋势：早期窗口（2006→2007</w:t>
      </w:r>
      <w:r>
        <w:t xml:space="preserve"> </w:t>
      </w:r>
      <w:r>
        <w:rPr>
          <w:rFonts w:hint="eastAsia"/>
        </w:rPr>
        <w:t xml:space="preserve">至</w:t>
      </w:r>
      <w:r>
        <w:t xml:space="preserve"> </w:t>
      </w:r>
      <w:r>
        <w:rPr>
          <w:rFonts w:hint="eastAsia"/>
        </w:rPr>
        <w:t xml:space="preserve">2011→2012）的</w:t>
      </w:r>
      <w:r>
        <w:t xml:space="preserve"> R² </w:t>
      </w:r>
      <w:r>
        <w:rPr>
          <w:rFonts w:hint="eastAsia"/>
        </w:rPr>
        <w:t xml:space="preserve">波动于</w:t>
      </w:r>
      <w:r>
        <w:t xml:space="preserve"> 0.08 </w:t>
      </w:r>
      <w:r>
        <w:rPr>
          <w:rFonts w:hint="eastAsia"/>
        </w:rPr>
        <w:t xml:space="preserve">至</w:t>
      </w:r>
      <w:r>
        <w:t xml:space="preserve"> 0.27 </w:t>
      </w:r>
      <w:r>
        <w:rPr>
          <w:rFonts w:hint="eastAsia"/>
        </w:rPr>
        <w:t xml:space="preserve">之间，而后期窗口（2016→2017</w:t>
      </w:r>
      <w:r>
        <w:t xml:space="preserve"> </w:t>
      </w:r>
      <w:r>
        <w:rPr>
          <w:rFonts w:hint="eastAsia"/>
        </w:rPr>
        <w:t xml:space="preserve">至</w:t>
      </w:r>
      <w:r>
        <w:t xml:space="preserve"> </w:t>
      </w:r>
      <w:r>
        <w:rPr>
          <w:rFonts w:hint="eastAsia"/>
        </w:rPr>
        <w:t xml:space="preserve">2021→2022）稳定在</w:t>
      </w:r>
      <w:r>
        <w:t xml:space="preserve"> 0.30 </w:t>
      </w:r>
      <w:r>
        <w:rPr>
          <w:rFonts w:hint="eastAsia"/>
        </w:rPr>
        <w:t xml:space="preserve">至</w:t>
      </w:r>
      <w:r>
        <w:t xml:space="preserve"> 0.40 </w:t>
      </w:r>
      <w:r>
        <w:rPr>
          <w:rFonts w:hint="eastAsia"/>
        </w:rPr>
        <w:t xml:space="preserve">之间。这一改善可能与两方面因素有关：一是后期训练集的样本量更大，模型可学习的结构性信息更为丰富；二是2012年以来证监会持续推进半强制分红政策（如2013年《上市公司监管指引第3号》），使企业分红行为逐步规范化，可预测性随之增强。</w:t>
      </w:r>
    </w:p>
    <w:bookmarkEnd w:id="45"/>
    <w:bookmarkEnd w:id="46"/>
    <w:bookmarkStart w:id="73" w:name="特征重要性分析"/>
    <w:p>
      <w:pPr>
        <w:pStyle w:val="3"/>
      </w:pPr>
      <w:r>
        <w:t xml:space="preserve">3.5 </w:t>
      </w:r>
      <w:r>
        <w:rPr>
          <w:rFonts w:hint="eastAsia"/>
        </w:rPr>
        <w:t xml:space="preserve">特征重要性分析</w:t>
      </w:r>
    </w:p>
    <w:bookmarkStart w:id="53" w:name="特征重要性排序"/>
    <w:p>
      <w:pPr>
        <w:pStyle w:val="4"/>
      </w:pPr>
      <w:r>
        <w:t xml:space="preserve">3.5.1 </w:t>
      </w:r>
      <w:r>
        <w:rPr>
          <w:rFonts w:hint="eastAsia"/>
        </w:rPr>
        <w:t xml:space="preserve">特征重要性排序</w:t>
      </w:r>
    </w:p>
    <w:p>
      <w:pPr>
        <w:pStyle w:val="FirstParagraph"/>
      </w:pPr>
      <w:r>
        <w:rPr>
          <w:rFonts w:hint="eastAsia"/>
        </w:rPr>
        <w:t xml:space="preserve">表3汇报了</w:t>
      </w:r>
      <w:r>
        <w:t xml:space="preserve"> RF </w:t>
      </w:r>
      <w:r>
        <w:rPr>
          <w:rFonts w:hint="eastAsia"/>
        </w:rPr>
        <w:t xml:space="preserve">和</w:t>
      </w:r>
      <w:r>
        <w:t xml:space="preserve"> GBDT </w:t>
      </w:r>
      <w:r>
        <w:rPr>
          <w:rFonts w:hint="eastAsia"/>
        </w:rPr>
        <w:t xml:space="preserve">在</w:t>
      </w:r>
      <w:r>
        <w:t xml:space="preserve"> 16 </w:t>
      </w:r>
      <w:r>
        <w:rPr>
          <w:rFonts w:hint="eastAsia"/>
        </w:rPr>
        <w:t xml:space="preserve">轮滚动预测中平均特征重要性排名前</w:t>
      </w:r>
      <w:r>
        <w:t xml:space="preserve"> 10 </w:t>
      </w:r>
      <w:r>
        <w:rPr>
          <w:rFonts w:hint="eastAsia"/>
        </w:rPr>
        <w:t xml:space="preserve">的变量。两个模型的</w:t>
      </w:r>
      <w:r>
        <w:t xml:space="preserve"> Top 10 </w:t>
      </w:r>
      <w:r>
        <w:rPr>
          <w:rFonts w:hint="eastAsia"/>
        </w:rPr>
        <w:t xml:space="preserve">变量高度重叠，前</w:t>
      </w:r>
      <w:r>
        <w:t xml:space="preserve"> 3 </w:t>
      </w:r>
      <w:r>
        <w:rPr>
          <w:rFonts w:hint="eastAsia"/>
        </w:rPr>
        <w:t xml:space="preserve">名完全一致：</w:t>
      </w:r>
    </w:p>
    <w:p>
      <w:pPr>
        <w:pStyle w:val="BodyText"/>
      </w:pPr>
      <w:r>
        <w:rPr>
          <w:rFonts w:hint="eastAsia"/>
          <w:b/>
          <w:bCs/>
        </w:rPr>
        <w:t xml:space="preserve">表3</w:t>
      </w:r>
      <w:r>
        <w:rPr>
          <w:b/>
          <w:bCs/>
        </w:rPr>
        <w:t xml:space="preserve"> </w:t>
      </w:r>
      <w:r>
        <w:rPr>
          <w:rFonts w:hint="eastAsia"/>
          <w:b/>
          <w:bCs/>
        </w:rPr>
        <w:t xml:space="preserve">RF与GBDT特征重要性排名（Top</w:t>
      </w:r>
      <w:r>
        <w:rPr>
          <w:b/>
          <w:bCs/>
        </w:rPr>
        <w:t xml:space="preserve"> </w:t>
      </w:r>
      <w:r>
        <w:rPr>
          <w:rFonts w:hint="eastAsia"/>
          <w:b/>
          <w:bCs/>
        </w:rPr>
        <w:t xml:space="preserve">10）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排名</w:t>
            </w:r>
          </w:p>
        </w:tc>
        <w:tc>
          <w:tcPr/>
          <w:p>
            <w:pPr>
              <w:pStyle w:val="Compact"/>
            </w:pPr>
            <w:r>
              <w:t xml:space="preserve">RF </w:t>
            </w:r>
            <w:r>
              <w:rPr>
                <w:rFonts w:hint="eastAsia"/>
              </w:rPr>
              <w:t xml:space="preserve">变量</w:t>
            </w:r>
          </w:p>
        </w:tc>
        <w:tc>
          <w:tcPr/>
          <w:p>
            <w:pPr>
              <w:pStyle w:val="Compact"/>
            </w:pPr>
            <w:r>
              <w:t xml:space="preserve">RF </w:t>
            </w:r>
            <w:r>
              <w:rPr>
                <w:rFonts w:hint="eastAsia"/>
              </w:rPr>
              <w:t xml:space="preserve">重要性</w:t>
            </w:r>
          </w:p>
        </w:tc>
        <w:tc>
          <w:tcPr/>
          <w:p>
            <w:pPr>
              <w:pStyle w:val="Compact"/>
            </w:pPr>
            <w:r>
              <w:t xml:space="preserve">GBDT </w:t>
            </w:r>
            <w:r>
              <w:rPr>
                <w:rFonts w:hint="eastAsia"/>
              </w:rPr>
              <w:t xml:space="preserve">变量</w:t>
            </w:r>
          </w:p>
        </w:tc>
        <w:tc>
          <w:tcPr/>
          <w:p>
            <w:pPr>
              <w:pStyle w:val="Compact"/>
            </w:pPr>
            <w:r>
              <w:t xml:space="preserve">GBDT </w:t>
            </w:r>
            <w:r>
              <w:rPr>
                <w:rFonts w:hint="eastAsia"/>
              </w:rPr>
              <w:t xml:space="preserve">重要性</w:t>
            </w:r>
          </w:p>
        </w:tc>
      </w:tr>
      <w:tr>
        <w:tc>
          <w:tcPr/>
          <w:p>
            <w:pPr>
              <w:pStyle w:val="Compact"/>
            </w:pPr>
            <w:r>
              <w:t xml:space="preserve">1</w:t>
            </w:r>
          </w:p>
        </w:tc>
        <w:tc>
          <w:tcPr/>
          <w:p>
            <w:pPr>
              <w:pStyle w:val="Compact"/>
            </w:pPr>
            <w:r>
              <w:t xml:space="preserve">Dividend_lag</w:t>
            </w:r>
          </w:p>
        </w:tc>
        <w:tc>
          <w:tcPr/>
          <w:p>
            <w:pPr>
              <w:pStyle w:val="Compact"/>
            </w:pPr>
            <w:r>
              <w:t xml:space="preserve">17.82%</w:t>
            </w:r>
          </w:p>
        </w:tc>
        <w:tc>
          <w:tcPr/>
          <w:p>
            <w:pPr>
              <w:pStyle w:val="Compact"/>
            </w:pPr>
            <w:r>
              <w:t xml:space="preserve">Dividend_lag</w:t>
            </w:r>
          </w:p>
        </w:tc>
        <w:tc>
          <w:tcPr/>
          <w:p>
            <w:pPr>
              <w:pStyle w:val="Compact"/>
            </w:pPr>
            <w:r>
              <w:t xml:space="preserve">30.46%</w:t>
            </w:r>
          </w:p>
        </w:tc>
      </w:tr>
      <w:tr>
        <w:tc>
          <w:tcPr/>
          <w:p>
            <w:pPr>
              <w:pStyle w:val="Compact"/>
            </w:pPr>
            <w:r>
              <w:t xml:space="preserve">2</w:t>
            </w:r>
          </w:p>
        </w:tc>
        <w:tc>
          <w:tcPr/>
          <w:p>
            <w:pPr>
              <w:pStyle w:val="Compact"/>
            </w:pPr>
            <w:r>
              <w:t xml:space="preserve">ROA</w:t>
            </w:r>
          </w:p>
        </w:tc>
        <w:tc>
          <w:tcPr/>
          <w:p>
            <w:pPr>
              <w:pStyle w:val="Compact"/>
            </w:pPr>
            <w:r>
              <w:t xml:space="preserve">7.89%</w:t>
            </w:r>
          </w:p>
        </w:tc>
        <w:tc>
          <w:tcPr/>
          <w:p>
            <w:pPr>
              <w:pStyle w:val="Compact"/>
            </w:pPr>
            <w:r>
              <w:t xml:space="preserve">ROA</w:t>
            </w:r>
          </w:p>
        </w:tc>
        <w:tc>
          <w:tcPr/>
          <w:p>
            <w:pPr>
              <w:pStyle w:val="Compact"/>
            </w:pPr>
            <w:r>
              <w:t xml:space="preserve">12.74%</w:t>
            </w:r>
          </w:p>
        </w:tc>
      </w:tr>
      <w:tr>
        <w:tc>
          <w:tcPr/>
          <w:p>
            <w:pPr>
              <w:pStyle w:val="Compact"/>
            </w:pPr>
            <w:r>
              <w:t xml:space="preserve">3</w:t>
            </w:r>
          </w:p>
        </w:tc>
        <w:tc>
          <w:tcPr/>
          <w:p>
            <w:pPr>
              <w:pStyle w:val="Compact"/>
            </w:pPr>
            <w:r>
              <w:t xml:space="preserve">Retainedearn_ratio</w:t>
            </w:r>
          </w:p>
        </w:tc>
        <w:tc>
          <w:tcPr/>
          <w:p>
            <w:pPr>
              <w:pStyle w:val="Compact"/>
            </w:pPr>
            <w:r>
              <w:t xml:space="preserve">6.31%</w:t>
            </w:r>
          </w:p>
        </w:tc>
        <w:tc>
          <w:tcPr/>
          <w:p>
            <w:pPr>
              <w:pStyle w:val="Compact"/>
            </w:pPr>
            <w:r>
              <w:t xml:space="preserve">Retainedearn_ratio</w:t>
            </w:r>
          </w:p>
        </w:tc>
        <w:tc>
          <w:tcPr/>
          <w:p>
            <w:pPr>
              <w:pStyle w:val="Compact"/>
            </w:pPr>
            <w:r>
              <w:t xml:space="preserve">6.66%</w:t>
            </w:r>
          </w:p>
        </w:tc>
      </w:tr>
      <w:tr>
        <w:tc>
          <w:tcPr/>
          <w:p>
            <w:pPr>
              <w:pStyle w:val="Compact"/>
            </w:pPr>
            <w:r>
              <w:t xml:space="preserve">4</w:t>
            </w:r>
          </w:p>
        </w:tc>
        <w:tc>
          <w:tcPr/>
          <w:p>
            <w:pPr>
              <w:pStyle w:val="Compact"/>
            </w:pPr>
            <w:r>
              <w:t xml:space="preserve">Tax_ratio</w:t>
            </w:r>
          </w:p>
        </w:tc>
        <w:tc>
          <w:tcPr/>
          <w:p>
            <w:pPr>
              <w:pStyle w:val="Compact"/>
            </w:pPr>
            <w:r>
              <w:t xml:space="preserve">4.40%</w:t>
            </w:r>
          </w:p>
        </w:tc>
        <w:tc>
          <w:tcPr/>
          <w:p>
            <w:pPr>
              <w:pStyle w:val="Compact"/>
            </w:pPr>
            <w:r>
              <w:t xml:space="preserve">Tax_ratio</w:t>
            </w:r>
          </w:p>
        </w:tc>
        <w:tc>
          <w:tcPr/>
          <w:p>
            <w:pPr>
              <w:pStyle w:val="Compact"/>
            </w:pPr>
            <w:r>
              <w:t xml:space="preserve">4.96%</w:t>
            </w:r>
          </w:p>
        </w:tc>
      </w:tr>
      <w:tr>
        <w:tc>
          <w:tcPr/>
          <w:p>
            <w:pPr>
              <w:pStyle w:val="Compact"/>
            </w:pPr>
            <w:r>
              <w:t xml:space="preserve">5</w:t>
            </w:r>
          </w:p>
        </w:tc>
        <w:tc>
          <w:tcPr/>
          <w:p>
            <w:pPr>
              <w:pStyle w:val="Compact"/>
            </w:pPr>
            <w:r>
              <w:t xml:space="preserve">Tax_avoid</w:t>
            </w:r>
          </w:p>
        </w:tc>
        <w:tc>
          <w:tcPr/>
          <w:p>
            <w:pPr>
              <w:pStyle w:val="Compact"/>
            </w:pPr>
            <w:r>
              <w:t xml:space="preserve">3.91%</w:t>
            </w:r>
          </w:p>
        </w:tc>
        <w:tc>
          <w:tcPr/>
          <w:p>
            <w:pPr>
              <w:pStyle w:val="Compact"/>
            </w:pPr>
            <w:r>
              <w:t xml:space="preserve">Lev</w:t>
            </w:r>
          </w:p>
        </w:tc>
        <w:tc>
          <w:tcPr/>
          <w:p>
            <w:pPr>
              <w:pStyle w:val="Compact"/>
            </w:pPr>
            <w:r>
              <w:t xml:space="preserve">2.78%</w:t>
            </w:r>
          </w:p>
        </w:tc>
      </w:tr>
      <w:tr>
        <w:tc>
          <w:tcPr/>
          <w:p>
            <w:pPr>
              <w:pStyle w:val="Compact"/>
            </w:pPr>
            <w:r>
              <w:t xml:space="preserve">6</w:t>
            </w:r>
          </w:p>
        </w:tc>
        <w:tc>
          <w:tcPr/>
          <w:p>
            <w:pPr>
              <w:pStyle w:val="Compact"/>
            </w:pPr>
            <w:r>
              <w:t xml:space="preserve">Tax_volatility</w:t>
            </w:r>
          </w:p>
        </w:tc>
        <w:tc>
          <w:tcPr/>
          <w:p>
            <w:pPr>
              <w:pStyle w:val="Compact"/>
            </w:pPr>
            <w:r>
              <w:t xml:space="preserve">3.30%</w:t>
            </w:r>
          </w:p>
        </w:tc>
        <w:tc>
          <w:tcPr/>
          <w:p>
            <w:pPr>
              <w:pStyle w:val="Compact"/>
            </w:pPr>
            <w:r>
              <w:t xml:space="preserve">Growth</w:t>
            </w:r>
          </w:p>
        </w:tc>
        <w:tc>
          <w:tcPr/>
          <w:p>
            <w:pPr>
              <w:pStyle w:val="Compact"/>
            </w:pPr>
            <w:r>
              <w:t xml:space="preserve">2.62%</w:t>
            </w:r>
          </w:p>
        </w:tc>
      </w:tr>
      <w:tr>
        <w:tc>
          <w:tcPr/>
          <w:p>
            <w:pPr>
              <w:pStyle w:val="Compact"/>
            </w:pPr>
            <w:r>
              <w:t xml:space="preserve">7</w:t>
            </w:r>
          </w:p>
        </w:tc>
        <w:tc>
          <w:tcPr/>
          <w:p>
            <w:pPr>
              <w:pStyle w:val="Compact"/>
            </w:pPr>
            <w:r>
              <w:t xml:space="preserve">Growth</w:t>
            </w:r>
          </w:p>
        </w:tc>
        <w:tc>
          <w:tcPr/>
          <w:p>
            <w:pPr>
              <w:pStyle w:val="Compact"/>
            </w:pPr>
            <w:r>
              <w:t xml:space="preserve">2.91%</w:t>
            </w:r>
          </w:p>
        </w:tc>
        <w:tc>
          <w:tcPr/>
          <w:p>
            <w:pPr>
              <w:pStyle w:val="Compact"/>
            </w:pPr>
            <w:r>
              <w:t xml:space="preserve">Tax_volatility</w:t>
            </w:r>
          </w:p>
        </w:tc>
        <w:tc>
          <w:tcPr/>
          <w:p>
            <w:pPr>
              <w:pStyle w:val="Compact"/>
            </w:pPr>
            <w:r>
              <w:t xml:space="preserve">2.18%</w:t>
            </w:r>
          </w:p>
        </w:tc>
      </w:tr>
      <w:tr>
        <w:tc>
          <w:tcPr/>
          <w:p>
            <w:pPr>
              <w:pStyle w:val="Compact"/>
            </w:pPr>
            <w:r>
              <w:t xml:space="preserve">8</w:t>
            </w:r>
          </w:p>
        </w:tc>
        <w:tc>
          <w:tcPr/>
          <w:p>
            <w:pPr>
              <w:pStyle w:val="Compact"/>
            </w:pPr>
            <w:r>
              <w:t xml:space="preserve">Lev</w:t>
            </w:r>
          </w:p>
        </w:tc>
        <w:tc>
          <w:tcPr/>
          <w:p>
            <w:pPr>
              <w:pStyle w:val="Compact"/>
            </w:pPr>
            <w:r>
              <w:t xml:space="preserve">2.89%</w:t>
            </w:r>
          </w:p>
        </w:tc>
        <w:tc>
          <w:tcPr/>
          <w:p>
            <w:pPr>
              <w:pStyle w:val="Compact"/>
            </w:pPr>
            <w:r>
              <w:t xml:space="preserve">Da_abs</w:t>
            </w:r>
          </w:p>
        </w:tc>
        <w:tc>
          <w:tcPr/>
          <w:p>
            <w:pPr>
              <w:pStyle w:val="Compact"/>
            </w:pPr>
            <w:r>
              <w:t xml:space="preserve">2.05%</w:t>
            </w:r>
          </w:p>
        </w:tc>
      </w:tr>
      <w:tr>
        <w:tc>
          <w:tcPr/>
          <w:p>
            <w:pPr>
              <w:pStyle w:val="Compact"/>
            </w:pPr>
            <w:r>
              <w:t xml:space="preserve">9</w:t>
            </w:r>
          </w:p>
        </w:tc>
        <w:tc>
          <w:tcPr/>
          <w:p>
            <w:pPr>
              <w:pStyle w:val="Compact"/>
            </w:pPr>
            <w:r>
              <w:t xml:space="preserve">Tunneling</w:t>
            </w:r>
          </w:p>
        </w:tc>
        <w:tc>
          <w:tcPr/>
          <w:p>
            <w:pPr>
              <w:pStyle w:val="Compact"/>
            </w:pPr>
            <w:r>
              <w:t xml:space="preserve">2.61%</w:t>
            </w:r>
          </w:p>
        </w:tc>
        <w:tc>
          <w:tcPr/>
          <w:p>
            <w:pPr>
              <w:pStyle w:val="Compact"/>
            </w:pPr>
            <w:r>
              <w:t xml:space="preserve">Institution</w:t>
            </w:r>
          </w:p>
        </w:tc>
        <w:tc>
          <w:tcPr/>
          <w:p>
            <w:pPr>
              <w:pStyle w:val="Compact"/>
            </w:pPr>
            <w:r>
              <w:t xml:space="preserve">2.04%</w:t>
            </w:r>
          </w:p>
        </w:tc>
      </w:tr>
      <w:tr>
        <w:tc>
          <w:tcPr/>
          <w:p>
            <w:pPr>
              <w:pStyle w:val="Compact"/>
            </w:pPr>
            <w:r>
              <w:t xml:space="preserve">10</w:t>
            </w:r>
          </w:p>
        </w:tc>
        <w:tc>
          <w:tcPr/>
          <w:p>
            <w:pPr>
              <w:pStyle w:val="Compact"/>
            </w:pPr>
            <w:r>
              <w:t xml:space="preserve">Freecash2</w:t>
            </w:r>
          </w:p>
        </w:tc>
        <w:tc>
          <w:tcPr/>
          <w:p>
            <w:pPr>
              <w:pStyle w:val="Compact"/>
            </w:pPr>
            <w:r>
              <w:t xml:space="preserve">2.53%</w:t>
            </w:r>
          </w:p>
        </w:tc>
        <w:tc>
          <w:tcPr/>
          <w:p>
            <w:pPr>
              <w:pStyle w:val="Compact"/>
            </w:pPr>
            <w:r>
              <w:t xml:space="preserve">Tunneling</w:t>
            </w:r>
          </w:p>
        </w:tc>
        <w:tc>
          <w:tcPr/>
          <w:p>
            <w:pPr>
              <w:pStyle w:val="Compact"/>
            </w:pPr>
            <w:r>
              <w:t xml:space="preserve">2.00%</w:t>
            </w:r>
          </w:p>
        </w:tc>
      </w:tr>
    </w:tbl>
    <w:p>
      <w:pPr>
        <w:pStyle w:val="BodyText"/>
      </w:pPr>
      <w:r>
        <w:rPr>
          <w:rFonts w:hint="eastAsia"/>
        </w:rPr>
        <w:t xml:space="preserve">注：数据来源于</w:t>
      </w:r>
      <w:r>
        <w:t xml:space="preserve"> CSMAR </w:t>
      </w:r>
      <w:r>
        <w:rPr>
          <w:rFonts w:hint="eastAsia"/>
        </w:rPr>
        <w:t xml:space="preserve">数据库，作者计算。</w:t>
      </w:r>
    </w:p>
    <w:p>
      <w:pPr>
        <w:pStyle w:val="BodyText"/>
      </w:pPr>
      <w:r>
        <w:rPr>
          <w:rFonts w:hint="eastAsia"/>
        </w:rPr>
        <w:t xml:space="preserve">图1和图2分别以柱状图展示了</w:t>
      </w:r>
      <w:r>
        <w:t xml:space="preserve"> RF </w:t>
      </w:r>
      <w:r>
        <w:rPr>
          <w:rFonts w:hint="eastAsia"/>
        </w:rPr>
        <w:t xml:space="preserve">和</w:t>
      </w:r>
      <w:r>
        <w:t xml:space="preserve"> GBDT </w:t>
      </w:r>
      <w:r>
        <w:rPr>
          <w:rFonts w:hint="eastAsia"/>
        </w:rPr>
        <w:t xml:space="preserve">的特征重要性排序全貌。</w:t>
      </w:r>
    </w:p>
    <w:p>
      <w:pPr>
        <w:pStyle w:val="CaptionedFigure"/>
      </w:pPr>
      <w:r>
        <w:drawing>
          <wp:inline>
            <wp:extent cx="4036816" cy="3116299"/>
            <wp:effectExtent b="0" l="0" r="0" t="0"/>
            <wp:docPr descr="图1 随机森林特征重要性排序" title="" id="48" name="Picture"/>
            <a:graphic>
              <a:graphicData uri="http://schemas.openxmlformats.org/drawingml/2006/picture">
                <pic:pic>
                  <pic:nvPicPr>
                    <pic:cNvPr descr="../figures_v3/feature_importance_bar_rf.png" id="49" name="Picture"/>
                    <pic:cNvPicPr>
                      <a:picLocks noChangeArrowheads="1" noChangeAspect="1"/>
                    </pic:cNvPicPr>
                  </pic:nvPicPr>
                  <pic:blipFill>
                    <a:blip r:embed="rId47"/>
                    <a:stretch>
                      <a:fillRect/>
                    </a:stretch>
                  </pic:blipFill>
                  <pic:spPr bwMode="auto">
                    <a:xfrm>
                      <a:off x="0" y="0"/>
                      <a:ext cx="4036816" cy="3116299"/>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随机森林特征重要性排序</w:t>
      </w:r>
    </w:p>
    <w:p>
      <w:pPr>
        <w:pStyle w:val="BodyText"/>
      </w:pPr>
      <w:r>
        <w:rPr>
          <w:rFonts w:hint="eastAsia"/>
          <w:b/>
          <w:bCs/>
        </w:rPr>
        <w:t xml:space="preserve">图1</w:t>
      </w:r>
      <w:r>
        <w:rPr>
          <w:b/>
          <w:bCs/>
        </w:rPr>
        <w:t xml:space="preserve"> </w:t>
      </w:r>
      <w:r>
        <w:rPr>
          <w:rFonts w:hint="eastAsia"/>
          <w:b/>
          <w:bCs/>
        </w:rPr>
        <w:t xml:space="preserve">随机森林特征重要性排序（16轮滚动平均）</w:t>
      </w:r>
    </w:p>
    <w:p>
      <w:pPr>
        <w:pStyle w:val="CaptionedFigure"/>
      </w:pPr>
      <w:r>
        <w:drawing>
          <wp:inline>
            <wp:extent cx="4033757" cy="3116299"/>
            <wp:effectExtent b="0" l="0" r="0" t="0"/>
            <wp:docPr descr="图2 梯度提升树特征重要性排序" title="" id="51" name="Picture"/>
            <a:graphic>
              <a:graphicData uri="http://schemas.openxmlformats.org/drawingml/2006/picture">
                <pic:pic>
                  <pic:nvPicPr>
                    <pic:cNvPr descr="../figures_v3/feature_importance_bar_gbdt.png" id="52" name="Picture"/>
                    <pic:cNvPicPr>
                      <a:picLocks noChangeArrowheads="1" noChangeAspect="1"/>
                    </pic:cNvPicPr>
                  </pic:nvPicPr>
                  <pic:blipFill>
                    <a:blip r:embed="rId50"/>
                    <a:stretch>
                      <a:fillRect/>
                    </a:stretch>
                  </pic:blipFill>
                  <pic:spPr bwMode="auto">
                    <a:xfrm>
                      <a:off x="0" y="0"/>
                      <a:ext cx="4033757" cy="3116299"/>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梯度提升树特征重要性排序</w:t>
      </w:r>
    </w:p>
    <w:p>
      <w:pPr>
        <w:pStyle w:val="BodyText"/>
      </w:pPr>
      <w:r>
        <w:rPr>
          <w:rFonts w:hint="eastAsia"/>
          <w:b/>
          <w:bCs/>
        </w:rPr>
        <w:t xml:space="preserve">图2</w:t>
      </w:r>
      <w:r>
        <w:rPr>
          <w:b/>
          <w:bCs/>
        </w:rPr>
        <w:t xml:space="preserve"> </w:t>
      </w:r>
      <w:r>
        <w:rPr>
          <w:rFonts w:hint="eastAsia"/>
          <w:b/>
          <w:bCs/>
        </w:rPr>
        <w:t xml:space="preserve">梯度提升树特征重要性排序（16轮滚动平均）</w:t>
      </w:r>
    </w:p>
    <w:p>
      <w:pPr>
        <w:pStyle w:val="BodyText"/>
      </w:pPr>
      <w:r>
        <w:rPr>
          <w:rFonts w:hint="eastAsia"/>
          <w:b/>
          <w:bCs/>
        </w:rPr>
        <w:t xml:space="preserve">排名第一的均为上一期股利水平（Dividend_lag）</w:t>
      </w:r>
      <w:r>
        <w:rPr>
          <w:rFonts w:hint="eastAsia"/>
        </w:rPr>
        <w:t xml:space="preserve">，在</w:t>
      </w:r>
      <w:r>
        <w:t xml:space="preserve"> RF </w:t>
      </w:r>
      <w:r>
        <w:rPr>
          <w:rFonts w:hint="eastAsia"/>
        </w:rPr>
        <w:t xml:space="preserve">中贡献了</w:t>
      </w:r>
      <w:r>
        <w:t xml:space="preserve"> 17.8% </w:t>
      </w:r>
      <w:r>
        <w:rPr>
          <w:rFonts w:hint="eastAsia"/>
        </w:rPr>
        <w:t xml:space="preserve">的平均重要性，在</w:t>
      </w:r>
      <w:r>
        <w:t xml:space="preserve"> GBDT </w:t>
      </w:r>
      <w:r>
        <w:rPr>
          <w:rFonts w:hint="eastAsia"/>
        </w:rPr>
        <w:t xml:space="preserve">中高达</w:t>
      </w:r>
      <w:r>
        <w:t xml:space="preserve"> </w:t>
      </w:r>
      <w:r>
        <w:rPr>
          <w:rFonts w:hint="eastAsia"/>
        </w:rPr>
        <w:t xml:space="preserve">30.5%。这一结果与</w:t>
      </w:r>
      <w:r>
        <w:t xml:space="preserve"> </w:t>
      </w:r>
      <w:r>
        <w:rPr>
          <w:rFonts w:hint="eastAsia"/>
        </w:rPr>
        <w:t xml:space="preserve">Lintner（1956）的股利平滑理论一致：管理者倾向于维持稳定的分红水平，上期股利因而成为当期最强的预测锚。特征重要性衡量的是变量对预测精度的贡献，不直接给出效应方向，但结合</w:t>
      </w:r>
      <w:r>
        <w:t xml:space="preserve"> ALE </w:t>
      </w:r>
      <w:r>
        <w:rPr>
          <w:rFonts w:hint="eastAsia"/>
        </w:rPr>
        <w:t xml:space="preserve">图（见下文）可进一步判断方向与非线性形态。</w:t>
      </w:r>
    </w:p>
    <w:p>
      <w:pPr>
        <w:pStyle w:val="BodyText"/>
      </w:pPr>
      <w:r>
        <w:rPr>
          <w:rFonts w:hint="eastAsia"/>
          <w:b/>
          <w:bCs/>
        </w:rPr>
        <w:t xml:space="preserve">排名第二的为资产收益率（ROA）</w:t>
      </w:r>
      <w:r>
        <w:rPr>
          <w:rFonts w:hint="eastAsia"/>
        </w:rPr>
        <w:t xml:space="preserve">，在两个模型中分别贡献</w:t>
      </w:r>
      <w:r>
        <w:t xml:space="preserve"> 7.9% </w:t>
      </w:r>
      <w:r>
        <w:rPr>
          <w:rFonts w:hint="eastAsia"/>
        </w:rPr>
        <w:t xml:space="preserve">和</w:t>
      </w:r>
      <w:r>
        <w:t xml:space="preserve"> 12.7% </w:t>
      </w:r>
      <w:r>
        <w:rPr>
          <w:rFonts w:hint="eastAsia"/>
        </w:rPr>
        <w:t xml:space="preserve">的重要性。盈利能力是分红的物质基础，ROA</w:t>
      </w:r>
      <w:r>
        <w:t xml:space="preserve"> </w:t>
      </w:r>
      <w:r>
        <w:rPr>
          <w:rFonts w:hint="eastAsia"/>
        </w:rPr>
        <w:t xml:space="preserve">的高排名符合基本财务逻辑。</w:t>
      </w:r>
    </w:p>
    <w:p>
      <w:pPr>
        <w:pStyle w:val="BodyText"/>
      </w:pPr>
      <w:r>
        <w:rPr>
          <w:rFonts w:hint="eastAsia"/>
          <w:b/>
          <w:bCs/>
        </w:rPr>
        <w:t xml:space="preserve">排名第三的为留存收益资产比（Retainedearn_ratio）</w:t>
      </w:r>
      <w:r>
        <w:rPr>
          <w:rFonts w:hint="eastAsia"/>
        </w:rPr>
        <w:t xml:space="preserve">，两个模型中均贡献约</w:t>
      </w:r>
      <w:r>
        <w:t xml:space="preserve"> 6.3%—6.7% </w:t>
      </w:r>
      <w:r>
        <w:rPr>
          <w:rFonts w:hint="eastAsia"/>
        </w:rPr>
        <w:t xml:space="preserve">的重要性。该变量是生命周期理论中衡量企业成熟度的核心代理变量（DeAngelo</w:t>
      </w:r>
      <w:r>
        <w:t xml:space="preserve"> et al., </w:t>
      </w:r>
      <w:r>
        <w:rPr>
          <w:rFonts w:hint="eastAsia"/>
        </w:rPr>
        <w:t xml:space="preserve">2006）：留存收益占比高的企业通常投资机会减少而现金盈余充裕，分红倾向更高，与</w:t>
      </w:r>
      <w:r>
        <w:t xml:space="preserve"> Fama and </w:t>
      </w:r>
      <w:r>
        <w:rPr>
          <w:rFonts w:hint="eastAsia"/>
        </w:rPr>
        <w:t xml:space="preserve">French（2001）的发现一致。</w:t>
      </w:r>
    </w:p>
    <w:p>
      <w:pPr>
        <w:pStyle w:val="BodyText"/>
      </w:pPr>
      <w:r>
        <w:rPr>
          <w:rFonts w:hint="eastAsia"/>
          <w:b/>
          <w:bCs/>
        </w:rPr>
        <w:t xml:space="preserve">代理成本变量进入前</w:t>
      </w:r>
      <w:r>
        <w:rPr>
          <w:b/>
          <w:bCs/>
        </w:rPr>
        <w:t xml:space="preserve"> 10 </w:t>
      </w:r>
      <w:r>
        <w:rPr>
          <w:rFonts w:hint="eastAsia"/>
          <w:b/>
          <w:bCs/>
        </w:rPr>
        <w:t xml:space="preserve">名</w:t>
      </w:r>
      <w:r>
        <w:rPr>
          <w:rFonts w:hint="eastAsia"/>
        </w:rPr>
        <w:t xml:space="preserve">。其他应收款资产比（Tunneling）在</w:t>
      </w:r>
      <w:r>
        <w:t xml:space="preserve"> RF </w:t>
      </w:r>
      <w:r>
        <w:rPr>
          <w:rFonts w:hint="eastAsia"/>
        </w:rPr>
        <w:t xml:space="preserve">和</w:t>
      </w:r>
      <w:r>
        <w:t xml:space="preserve"> GBDT </w:t>
      </w:r>
      <w:r>
        <w:rPr>
          <w:rFonts w:hint="eastAsia"/>
        </w:rPr>
        <w:t xml:space="preserve">中分别排名第</w:t>
      </w:r>
      <w:r>
        <w:t xml:space="preserve"> 9 </w:t>
      </w:r>
      <w:r>
        <w:rPr>
          <w:rFonts w:hint="eastAsia"/>
        </w:rPr>
        <w:t xml:space="preserve">和第</w:t>
      </w:r>
      <w:r>
        <w:t xml:space="preserve"> </w:t>
      </w:r>
      <w:r>
        <w:rPr>
          <w:rFonts w:hint="eastAsia"/>
        </w:rPr>
        <w:t xml:space="preserve">10，机构投资者持股比例（Institution）分别排名第</w:t>
      </w:r>
      <w:r>
        <w:t xml:space="preserve"> 11 </w:t>
      </w:r>
      <w:r>
        <w:rPr>
          <w:rFonts w:hint="eastAsia"/>
        </w:rPr>
        <w:t xml:space="preserve">和第</w:t>
      </w:r>
      <w:r>
        <w:t xml:space="preserve"> </w:t>
      </w:r>
      <w:r>
        <w:rPr>
          <w:rFonts w:hint="eastAsia"/>
        </w:rPr>
        <w:t xml:space="preserve">9。这两个变量从”侵占”与”监督”两侧刻画了代理问题对分红的影响。</w:t>
      </w:r>
    </w:p>
    <w:p>
      <w:pPr>
        <w:pStyle w:val="BodyText"/>
      </w:pPr>
      <w:r>
        <w:rPr>
          <w:rFonts w:hint="eastAsia"/>
          <w:b/>
          <w:bCs/>
        </w:rPr>
        <w:t xml:space="preserve">税收相关变量表现突出</w:t>
      </w:r>
      <w:r>
        <w:rPr>
          <w:rFonts w:hint="eastAsia"/>
        </w:rPr>
        <w:t xml:space="preserve">。实际税率（Tax_ratio）在两个模型中均排名第</w:t>
      </w:r>
      <w:r>
        <w:t xml:space="preserve"> </w:t>
      </w:r>
      <w:r>
        <w:rPr>
          <w:rFonts w:hint="eastAsia"/>
        </w:rPr>
        <w:t xml:space="preserve">4，税收规避程度和纳税波动率也均进入前</w:t>
      </w:r>
      <w:r>
        <w:t xml:space="preserve"> </w:t>
      </w:r>
      <w:r>
        <w:rPr>
          <w:rFonts w:hint="eastAsia"/>
        </w:rPr>
        <w:t xml:space="preserve">10，表明税收因素与分红决策之间存在较强的统计关联，其具体作用机制有待进一步检验。</w:t>
      </w:r>
    </w:p>
    <w:p>
      <w:pPr>
        <w:pStyle w:val="BodyText"/>
      </w:pPr>
      <w:r>
        <w:rPr>
          <w:rFonts w:hint="eastAsia"/>
        </w:rPr>
        <w:t xml:space="preserve">总体而言，特征重要性排序</w:t>
      </w:r>
      <w:r>
        <w:rPr>
          <w:rFonts w:hint="eastAsia"/>
          <w:b/>
          <w:bCs/>
        </w:rPr>
        <w:t xml:space="preserve">与假设</w:t>
      </w:r>
      <w:r>
        <w:rPr>
          <w:b/>
          <w:bCs/>
        </w:rPr>
        <w:t xml:space="preserve"> H1 </w:t>
      </w:r>
      <w:r>
        <w:rPr>
          <w:rFonts w:hint="eastAsia"/>
          <w:b/>
          <w:bCs/>
        </w:rPr>
        <w:t xml:space="preserve">的预测一致</w:t>
      </w:r>
      <w:r>
        <w:rPr>
          <w:rFonts w:hint="eastAsia"/>
        </w:rPr>
        <w:t xml:space="preserve">：生命周期变量（留存收益资产比</w:t>
      </w:r>
      <w:r>
        <w:t xml:space="preserve"> Top </w:t>
      </w:r>
      <w:r>
        <w:rPr>
          <w:rFonts w:hint="eastAsia"/>
        </w:rPr>
        <w:t xml:space="preserve">3）与代理成本变量（掏空指标</w:t>
      </w:r>
      <w:r>
        <w:t xml:space="preserve"> Top </w:t>
      </w:r>
      <w:r>
        <w:rPr>
          <w:rFonts w:hint="eastAsia"/>
        </w:rPr>
        <w:t xml:space="preserve">10、机构投资者持股</w:t>
      </w:r>
      <w:r>
        <w:t xml:space="preserve"> Top </w:t>
      </w:r>
      <w:r>
        <w:rPr>
          <w:rFonts w:hint="eastAsia"/>
        </w:rPr>
        <w:t xml:space="preserve">9—11）是预测分红行为贡献最大的变量类别。</w:t>
      </w:r>
    </w:p>
    <w:bookmarkEnd w:id="53"/>
    <w:bookmarkStart w:id="72" w:name="非线性效应分析"/>
    <w:p>
      <w:pPr>
        <w:pStyle w:val="4"/>
      </w:pPr>
      <w:r>
        <w:t xml:space="preserve">3.5.2 </w:t>
      </w:r>
      <w:r>
        <w:rPr>
          <w:rFonts w:hint="eastAsia"/>
        </w:rPr>
        <w:t xml:space="preserve">非线性效应分析</w:t>
      </w:r>
    </w:p>
    <w:p>
      <w:pPr>
        <w:pStyle w:val="FirstParagraph"/>
      </w:pPr>
      <w:r>
        <w:t xml:space="preserve">ALE </w:t>
      </w:r>
      <w:r>
        <w:rPr>
          <w:rFonts w:hint="eastAsia"/>
        </w:rPr>
        <w:t xml:space="preserve">图进一步揭示了关键变量对股利支付率的非线性影响路径。图3至图6展示了四个核心变量的</w:t>
      </w:r>
      <w:r>
        <w:t xml:space="preserve"> RF ALE </w:t>
      </w:r>
      <w:r>
        <w:rPr>
          <w:rFonts w:hint="eastAsia"/>
        </w:rPr>
        <w:t xml:space="preserve">图。</w:t>
      </w:r>
    </w:p>
    <w:p>
      <w:pPr>
        <w:pStyle w:val="CaptionedFigure"/>
      </w:pPr>
      <w:r>
        <w:drawing>
          <wp:inline>
            <wp:extent cx="3119357" cy="2474078"/>
            <wp:effectExtent b="0" l="0" r="0" t="0"/>
            <wp:docPr descr="图3 留存收益资产比的累积局部效应" title="" id="55" name="Picture"/>
            <a:graphic>
              <a:graphicData uri="http://schemas.openxmlformats.org/drawingml/2006/picture">
                <pic:pic>
                  <pic:nvPicPr>
                    <pic:cNvPr descr="../figures_v3/ale_rf_Retainedearn_ratio.png" id="56" name="Picture"/>
                    <pic:cNvPicPr>
                      <a:picLocks noChangeArrowheads="1" noChangeAspect="1"/>
                    </pic:cNvPicPr>
                  </pic:nvPicPr>
                  <pic:blipFill>
                    <a:blip r:embed="rId54"/>
                    <a:stretch>
                      <a:fillRect/>
                    </a:stretch>
                  </pic:blipFill>
                  <pic:spPr bwMode="auto">
                    <a:xfrm>
                      <a:off x="0" y="0"/>
                      <a:ext cx="3119357" cy="2474078"/>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留存收益资产比的累积局部效应</w:t>
      </w:r>
    </w:p>
    <w:p>
      <w:pPr>
        <w:pStyle w:val="BodyText"/>
      </w:pPr>
      <w:r>
        <w:rPr>
          <w:rFonts w:hint="eastAsia"/>
          <w:b/>
          <w:bCs/>
        </w:rPr>
        <w:t xml:space="preserve">图3</w:t>
      </w:r>
      <w:r>
        <w:rPr>
          <w:b/>
          <w:bCs/>
        </w:rPr>
        <w:t xml:space="preserve"> </w:t>
      </w:r>
      <w:r>
        <w:rPr>
          <w:rFonts w:hint="eastAsia"/>
          <w:b/>
          <w:bCs/>
        </w:rPr>
        <w:t xml:space="preserve">留存收益资产比的累积局部效应（RF）</w:t>
      </w:r>
    </w:p>
    <w:p>
      <w:pPr>
        <w:pStyle w:val="BodyText"/>
      </w:pPr>
      <w:r>
        <w:rPr>
          <w:rFonts w:hint="eastAsia"/>
          <w:b/>
          <w:bCs/>
        </w:rPr>
        <w:t xml:space="preserve">留存收益资产比</w:t>
      </w:r>
      <w:r>
        <w:rPr>
          <w:rFonts w:hint="eastAsia"/>
        </w:rPr>
        <w:t xml:space="preserve">的</w:t>
      </w:r>
      <w:r>
        <w:t xml:space="preserve"> ALE </w:t>
      </w:r>
      <w:r>
        <w:rPr>
          <w:rFonts w:hint="eastAsia"/>
        </w:rPr>
        <w:t xml:space="preserve">图呈现明显的递增趋势：当留存收益资产比从负值区间（表示累积亏损）上升至</w:t>
      </w:r>
      <w:r>
        <w:t xml:space="preserve"> 0.3 </w:t>
      </w:r>
      <w:r>
        <w:rPr>
          <w:rFonts w:hint="eastAsia"/>
        </w:rPr>
        <w:t xml:space="preserve">以上时，其对股利支付率的累积局部效应从约</w:t>
      </w:r>
      <w:r>
        <w:t xml:space="preserve"> -0.08 </w:t>
      </w:r>
      <w:r>
        <w:rPr>
          <w:rFonts w:hint="eastAsia"/>
        </w:rPr>
        <w:t xml:space="preserve">上升至</w:t>
      </w:r>
      <w:r>
        <w:t xml:space="preserve"> </w:t>
      </w:r>
      <w:r>
        <w:rPr>
          <w:rFonts w:hint="eastAsia"/>
        </w:rPr>
        <w:t xml:space="preserve">+0.05，且在高值区间效应增速放缓，呈现出”先快后慢”的非线性特征。这一结果表明，企业从亏损期过渡到成熟期的过程中，分红倾向经历了从低到高的系统性转变，且到达高留存收益水平后边际效应趋于饱和——可能反映了成熟企业分红已接近稳态均衡。</w:t>
      </w:r>
    </w:p>
    <w:p>
      <w:pPr>
        <w:pStyle w:val="CaptionedFigure"/>
      </w:pPr>
      <w:r>
        <w:drawing>
          <wp:inline>
            <wp:extent cx="3116299" cy="2474078"/>
            <wp:effectExtent b="0" l="0" r="0" t="0"/>
            <wp:docPr descr="图4 其他应收款资产比的累积局部效应" title="" id="58" name="Picture"/>
            <a:graphic>
              <a:graphicData uri="http://schemas.openxmlformats.org/drawingml/2006/picture">
                <pic:pic>
                  <pic:nvPicPr>
                    <pic:cNvPr descr="../figures_v3/ale_rf_Tunneling.png" id="59" name="Picture"/>
                    <pic:cNvPicPr>
                      <a:picLocks noChangeArrowheads="1" noChangeAspect="1"/>
                    </pic:cNvPicPr>
                  </pic:nvPicPr>
                  <pic:blipFill>
                    <a:blip r:embed="rId57"/>
                    <a:stretch>
                      <a:fillRect/>
                    </a:stretch>
                  </pic:blipFill>
                  <pic:spPr bwMode="auto">
                    <a:xfrm>
                      <a:off x="0" y="0"/>
                      <a:ext cx="3116299" cy="2474078"/>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其他应收款资产比的累积局部效应</w:t>
      </w:r>
    </w:p>
    <w:p>
      <w:pPr>
        <w:pStyle w:val="BodyText"/>
      </w:pPr>
      <w:r>
        <w:rPr>
          <w:rFonts w:hint="eastAsia"/>
          <w:b/>
          <w:bCs/>
        </w:rPr>
        <w:t xml:space="preserve">图4</w:t>
      </w:r>
      <w:r>
        <w:rPr>
          <w:b/>
          <w:bCs/>
        </w:rPr>
        <w:t xml:space="preserve"> </w:t>
      </w:r>
      <w:r>
        <w:rPr>
          <w:rFonts w:hint="eastAsia"/>
          <w:b/>
          <w:bCs/>
        </w:rPr>
        <w:t xml:space="preserve">其他应收款资产比（Tunneling）的累积局部效应（RF）</w:t>
      </w:r>
    </w:p>
    <w:p>
      <w:pPr>
        <w:pStyle w:val="BodyText"/>
      </w:pPr>
      <w:r>
        <w:rPr>
          <w:rFonts w:hint="eastAsia"/>
          <w:b/>
          <w:bCs/>
        </w:rPr>
        <w:t xml:space="preserve">其他应收款资产比</w:t>
      </w:r>
      <w:r>
        <w:rPr>
          <w:rFonts w:hint="eastAsia"/>
        </w:rPr>
        <w:t xml:space="preserve">的</w:t>
      </w:r>
      <w:r>
        <w:t xml:space="preserve"> ALE </w:t>
      </w:r>
      <w:r>
        <w:rPr>
          <w:rFonts w:hint="eastAsia"/>
        </w:rPr>
        <w:t xml:space="preserve">图呈现递减趋势：当该变量从接近</w:t>
      </w:r>
      <w:r>
        <w:t xml:space="preserve"> 0 </w:t>
      </w:r>
      <w:r>
        <w:rPr>
          <w:rFonts w:hint="eastAsia"/>
        </w:rPr>
        <w:t xml:space="preserve">上升至</w:t>
      </w:r>
      <w:r>
        <w:t xml:space="preserve"> 0.05 </w:t>
      </w:r>
      <w:r>
        <w:rPr>
          <w:rFonts w:hint="eastAsia"/>
        </w:rPr>
        <w:t xml:space="preserve">以上时，累积局部效应从约</w:t>
      </w:r>
      <w:r>
        <w:t xml:space="preserve"> 0 </w:t>
      </w:r>
      <w:r>
        <w:rPr>
          <w:rFonts w:hint="eastAsia"/>
        </w:rPr>
        <w:t xml:space="preserve">降至约</w:t>
      </w:r>
      <w:r>
        <w:t xml:space="preserve"> </w:t>
      </w:r>
      <w:r>
        <w:rPr>
          <w:rFonts w:hint="eastAsia"/>
        </w:rPr>
        <w:t xml:space="preserve">-0.03，且在高值区间加速下降。这一非线性形态表明，大股东资金占用对分红的抑制关联并非线性等比例的，而是在掏空程度超过一定阈值后呈现加速恶化的特征。</w:t>
      </w:r>
    </w:p>
    <w:p>
      <w:pPr>
        <w:pStyle w:val="CaptionedFigure"/>
      </w:pPr>
      <w:r>
        <w:drawing>
          <wp:inline>
            <wp:extent cx="3119357" cy="2474078"/>
            <wp:effectExtent b="0" l="0" r="0" t="0"/>
            <wp:docPr descr="图5 融资约束程度的累积局部效应" title="" id="61" name="Picture"/>
            <a:graphic>
              <a:graphicData uri="http://schemas.openxmlformats.org/drawingml/2006/picture">
                <pic:pic>
                  <pic:nvPicPr>
                    <pic:cNvPr descr="../figures_v3/ale_rf_Constraint.png" id="62" name="Picture"/>
                    <pic:cNvPicPr>
                      <a:picLocks noChangeArrowheads="1" noChangeAspect="1"/>
                    </pic:cNvPicPr>
                  </pic:nvPicPr>
                  <pic:blipFill>
                    <a:blip r:embed="rId60"/>
                    <a:stretch>
                      <a:fillRect/>
                    </a:stretch>
                  </pic:blipFill>
                  <pic:spPr bwMode="auto">
                    <a:xfrm>
                      <a:off x="0" y="0"/>
                      <a:ext cx="3119357" cy="2474078"/>
                    </a:xfrm>
                    <a:prstGeom prst="rect">
                      <a:avLst/>
                    </a:prstGeom>
                    <a:noFill/>
                    <a:ln w="9525">
                      <a:noFill/>
                      <a:headEnd/>
                      <a:tailEnd/>
                    </a:ln>
                  </pic:spPr>
                </pic:pic>
              </a:graphicData>
            </a:graphic>
          </wp:inline>
        </w:drawing>
      </w:r>
    </w:p>
    <w:p>
      <w:pPr>
        <w:pStyle w:val="ImageCaption"/>
      </w:pPr>
      <w:r>
        <w:rPr>
          <w:rFonts w:hint="eastAsia"/>
        </w:rPr>
        <w:t xml:space="preserve">图5</w:t>
      </w:r>
      <w:r>
        <w:t xml:space="preserve"> </w:t>
      </w:r>
      <w:r>
        <w:rPr>
          <w:rFonts w:hint="eastAsia"/>
        </w:rPr>
        <w:t xml:space="preserve">融资约束程度的累积局部效应</w:t>
      </w:r>
    </w:p>
    <w:p>
      <w:pPr>
        <w:pStyle w:val="BodyText"/>
      </w:pPr>
      <w:r>
        <w:rPr>
          <w:rFonts w:hint="eastAsia"/>
          <w:b/>
          <w:bCs/>
        </w:rPr>
        <w:t xml:space="preserve">图5</w:t>
      </w:r>
      <w:r>
        <w:rPr>
          <w:b/>
          <w:bCs/>
        </w:rPr>
        <w:t xml:space="preserve"> </w:t>
      </w:r>
      <w:r>
        <w:rPr>
          <w:rFonts w:hint="eastAsia"/>
          <w:b/>
          <w:bCs/>
        </w:rPr>
        <w:t xml:space="preserve">融资约束程度（KZ指数）的累积局部效应（RF）</w:t>
      </w:r>
    </w:p>
    <w:p>
      <w:pPr>
        <w:pStyle w:val="BodyText"/>
      </w:pPr>
      <w:r>
        <w:rPr>
          <w:rFonts w:hint="eastAsia"/>
          <w:b/>
          <w:bCs/>
        </w:rPr>
        <w:t xml:space="preserve">融资约束程度</w:t>
      </w:r>
      <w:r>
        <w:rPr>
          <w:rFonts w:hint="eastAsia"/>
        </w:rPr>
        <w:t xml:space="preserve">（KZ</w:t>
      </w:r>
      <w:r>
        <w:t xml:space="preserve"> </w:t>
      </w:r>
      <w:r>
        <w:rPr>
          <w:rFonts w:hint="eastAsia"/>
        </w:rPr>
        <w:t xml:space="preserve">指数）的</w:t>
      </w:r>
      <w:r>
        <w:t xml:space="preserve"> ALE </w:t>
      </w:r>
      <w:r>
        <w:rPr>
          <w:rFonts w:hint="eastAsia"/>
        </w:rPr>
        <w:t xml:space="preserve">图同样呈递减趋势，KZ</w:t>
      </w:r>
      <w:r>
        <w:t xml:space="preserve"> </w:t>
      </w:r>
      <w:r>
        <w:rPr>
          <w:rFonts w:hint="eastAsia"/>
        </w:rPr>
        <w:t xml:space="preserve">指数从低值区间上升至高值区间时，累积效应下降约</w:t>
      </w:r>
      <w:r>
        <w:t xml:space="preserve"> 0.03—0.04 </w:t>
      </w:r>
      <w:r>
        <w:rPr>
          <w:rFonts w:hint="eastAsia"/>
        </w:rPr>
        <w:t xml:space="preserve">个单位。这与预防性储蓄假说的预测一致：面临较强融资约束的企业倾向于保留现金以应对流动性风险，分红水平相应较低。</w:t>
      </w:r>
    </w:p>
    <w:p>
      <w:pPr>
        <w:pStyle w:val="CaptionedFigure"/>
      </w:pPr>
      <w:r>
        <w:drawing>
          <wp:inline>
            <wp:extent cx="3119357" cy="2474078"/>
            <wp:effectExtent b="0" l="0" r="0" t="0"/>
            <wp:docPr descr="图6 资产收益率的累积局部效应" title="" id="64" name="Picture"/>
            <a:graphic>
              <a:graphicData uri="http://schemas.openxmlformats.org/drawingml/2006/picture">
                <pic:pic>
                  <pic:nvPicPr>
                    <pic:cNvPr descr="../figures_v3/ale_rf_ROA.png" id="65" name="Picture"/>
                    <pic:cNvPicPr>
                      <a:picLocks noChangeArrowheads="1" noChangeAspect="1"/>
                    </pic:cNvPicPr>
                  </pic:nvPicPr>
                  <pic:blipFill>
                    <a:blip r:embed="rId63"/>
                    <a:stretch>
                      <a:fillRect/>
                    </a:stretch>
                  </pic:blipFill>
                  <pic:spPr bwMode="auto">
                    <a:xfrm>
                      <a:off x="0" y="0"/>
                      <a:ext cx="3119357" cy="2474078"/>
                    </a:xfrm>
                    <a:prstGeom prst="rect">
                      <a:avLst/>
                    </a:prstGeom>
                    <a:noFill/>
                    <a:ln w="9525">
                      <a:noFill/>
                      <a:headEnd/>
                      <a:tailEnd/>
                    </a:ln>
                  </pic:spPr>
                </pic:pic>
              </a:graphicData>
            </a:graphic>
          </wp:inline>
        </w:drawing>
      </w:r>
    </w:p>
    <w:p>
      <w:pPr>
        <w:pStyle w:val="ImageCaption"/>
      </w:pPr>
      <w:r>
        <w:rPr>
          <w:rFonts w:hint="eastAsia"/>
        </w:rPr>
        <w:t xml:space="preserve">图6</w:t>
      </w:r>
      <w:r>
        <w:t xml:space="preserve"> </w:t>
      </w:r>
      <w:r>
        <w:rPr>
          <w:rFonts w:hint="eastAsia"/>
        </w:rPr>
        <w:t xml:space="preserve">资产收益率的累积局部效应</w:t>
      </w:r>
    </w:p>
    <w:p>
      <w:pPr>
        <w:pStyle w:val="BodyText"/>
      </w:pPr>
      <w:r>
        <w:rPr>
          <w:rFonts w:hint="eastAsia"/>
          <w:b/>
          <w:bCs/>
        </w:rPr>
        <w:t xml:space="preserve">图6</w:t>
      </w:r>
      <w:r>
        <w:rPr>
          <w:b/>
          <w:bCs/>
        </w:rPr>
        <w:t xml:space="preserve"> </w:t>
      </w:r>
      <w:r>
        <w:rPr>
          <w:rFonts w:hint="eastAsia"/>
          <w:b/>
          <w:bCs/>
        </w:rPr>
        <w:t xml:space="preserve">资产收益率（ROA）的累积局部效应（RF）</w:t>
      </w:r>
    </w:p>
    <w:p>
      <w:pPr>
        <w:pStyle w:val="BodyText"/>
      </w:pPr>
      <w:r>
        <w:rPr>
          <w:rFonts w:hint="eastAsia"/>
          <w:b/>
          <w:bCs/>
        </w:rPr>
        <w:t xml:space="preserve">资产收益率</w:t>
      </w:r>
      <w:r>
        <w:rPr>
          <w:rFonts w:hint="eastAsia"/>
        </w:rPr>
        <w:t xml:space="preserve">的</w:t>
      </w:r>
      <w:r>
        <w:t xml:space="preserve"> ALE </w:t>
      </w:r>
      <w:r>
        <w:rPr>
          <w:rFonts w:hint="eastAsia"/>
        </w:rPr>
        <w:t xml:space="preserve">图呈现单调递增趋势且斜率较为稳定，说明盈利能力对分红的边际效应相对线性，是一个”基本面驱动”变量。</w:t>
      </w:r>
    </w:p>
    <w:p>
      <w:pPr>
        <w:pStyle w:val="BodyText"/>
      </w:pPr>
      <w:r>
        <w:rPr>
          <w:rFonts w:hint="eastAsia"/>
        </w:rPr>
        <w:t xml:space="preserve">此外，图7和图8分别展示了</w:t>
      </w:r>
      <w:r>
        <w:t xml:space="preserve"> RF </w:t>
      </w:r>
      <w:r>
        <w:rPr>
          <w:rFonts w:hint="eastAsia"/>
        </w:rPr>
        <w:t xml:space="preserve">和</w:t>
      </w:r>
      <w:r>
        <w:t xml:space="preserve"> GBDT </w:t>
      </w:r>
      <w:r>
        <w:rPr>
          <w:rFonts w:hint="eastAsia"/>
        </w:rPr>
        <w:t xml:space="preserve">的偏依赖图（PDP）网格，呈现</w:t>
      </w:r>
      <w:r>
        <w:t xml:space="preserve"> Top </w:t>
      </w:r>
      <w:r>
        <w:rPr>
          <w:rFonts w:hint="eastAsia"/>
        </w:rPr>
        <w:t xml:space="preserve">变量对预测值的边际效应全景。</w:t>
      </w:r>
    </w:p>
    <w:p>
      <w:pPr>
        <w:pStyle w:val="CaptionedFigure"/>
      </w:pPr>
      <w:r>
        <w:drawing>
          <wp:inline>
            <wp:extent cx="5270500" cy="4389715"/>
            <wp:effectExtent b="0" l="0" r="0" t="0"/>
            <wp:docPr descr="图7 随机森林偏依赖图网格" title="" id="67" name="Picture"/>
            <a:graphic>
              <a:graphicData uri="http://schemas.openxmlformats.org/drawingml/2006/picture">
                <pic:pic>
                  <pic:nvPicPr>
                    <pic:cNvPr descr="../figures_v3/pdp_grid_rf.png" id="68" name="Picture"/>
                    <pic:cNvPicPr>
                      <a:picLocks noChangeArrowheads="1" noChangeAspect="1"/>
                    </pic:cNvPicPr>
                  </pic:nvPicPr>
                  <pic:blipFill>
                    <a:blip r:embed="rId66"/>
                    <a:stretch>
                      <a:fillRect/>
                    </a:stretch>
                  </pic:blipFill>
                  <pic:spPr bwMode="auto">
                    <a:xfrm>
                      <a:off x="0" y="0"/>
                      <a:ext cx="5270500" cy="4389715"/>
                    </a:xfrm>
                    <a:prstGeom prst="rect">
                      <a:avLst/>
                    </a:prstGeom>
                    <a:noFill/>
                    <a:ln w="9525">
                      <a:noFill/>
                      <a:headEnd/>
                      <a:tailEnd/>
                    </a:ln>
                  </pic:spPr>
                </pic:pic>
              </a:graphicData>
            </a:graphic>
          </wp:inline>
        </w:drawing>
      </w:r>
    </w:p>
    <w:p>
      <w:pPr>
        <w:pStyle w:val="ImageCaption"/>
      </w:pPr>
      <w:r>
        <w:rPr>
          <w:rFonts w:hint="eastAsia"/>
        </w:rPr>
        <w:t xml:space="preserve">图7</w:t>
      </w:r>
      <w:r>
        <w:t xml:space="preserve"> </w:t>
      </w:r>
      <w:r>
        <w:rPr>
          <w:rFonts w:hint="eastAsia"/>
        </w:rPr>
        <w:t xml:space="preserve">随机森林偏依赖图网格</w:t>
      </w:r>
    </w:p>
    <w:p>
      <w:pPr>
        <w:pStyle w:val="BodyText"/>
      </w:pPr>
      <w:r>
        <w:rPr>
          <w:rFonts w:hint="eastAsia"/>
          <w:b/>
          <w:bCs/>
        </w:rPr>
        <w:t xml:space="preserve">图7</w:t>
      </w:r>
      <w:r>
        <w:rPr>
          <w:b/>
          <w:bCs/>
        </w:rPr>
        <w:t xml:space="preserve"> </w:t>
      </w:r>
      <w:r>
        <w:rPr>
          <w:rFonts w:hint="eastAsia"/>
          <w:b/>
          <w:bCs/>
        </w:rPr>
        <w:t xml:space="preserve">随机森林偏依赖图（PDP）网格</w:t>
      </w:r>
    </w:p>
    <w:p>
      <w:pPr>
        <w:pStyle w:val="CaptionedFigure"/>
      </w:pPr>
      <w:r>
        <w:drawing>
          <wp:inline>
            <wp:extent cx="5270500" cy="4349851"/>
            <wp:effectExtent b="0" l="0" r="0" t="0"/>
            <wp:docPr descr="图8 梯度提升树偏依赖图网格" title="" id="70" name="Picture"/>
            <a:graphic>
              <a:graphicData uri="http://schemas.openxmlformats.org/drawingml/2006/picture">
                <pic:pic>
                  <pic:nvPicPr>
                    <pic:cNvPr descr="../figures_v3/pdp_grid_gbdt.png" id="71" name="Picture"/>
                    <pic:cNvPicPr>
                      <a:picLocks noChangeArrowheads="1" noChangeAspect="1"/>
                    </pic:cNvPicPr>
                  </pic:nvPicPr>
                  <pic:blipFill>
                    <a:blip r:embed="rId69"/>
                    <a:stretch>
                      <a:fillRect/>
                    </a:stretch>
                  </pic:blipFill>
                  <pic:spPr bwMode="auto">
                    <a:xfrm>
                      <a:off x="0" y="0"/>
                      <a:ext cx="5270500" cy="4349851"/>
                    </a:xfrm>
                    <a:prstGeom prst="rect">
                      <a:avLst/>
                    </a:prstGeom>
                    <a:noFill/>
                    <a:ln w="9525">
                      <a:noFill/>
                      <a:headEnd/>
                      <a:tailEnd/>
                    </a:ln>
                  </pic:spPr>
                </pic:pic>
              </a:graphicData>
            </a:graphic>
          </wp:inline>
        </w:drawing>
      </w:r>
    </w:p>
    <w:p>
      <w:pPr>
        <w:pStyle w:val="ImageCaption"/>
      </w:pPr>
      <w:r>
        <w:rPr>
          <w:rFonts w:hint="eastAsia"/>
        </w:rPr>
        <w:t xml:space="preserve">图8</w:t>
      </w:r>
      <w:r>
        <w:t xml:space="preserve"> </w:t>
      </w:r>
      <w:r>
        <w:rPr>
          <w:rFonts w:hint="eastAsia"/>
        </w:rPr>
        <w:t xml:space="preserve">梯度提升树偏依赖图网格</w:t>
      </w:r>
    </w:p>
    <w:p>
      <w:pPr>
        <w:pStyle w:val="BodyText"/>
      </w:pPr>
      <w:r>
        <w:rPr>
          <w:rFonts w:hint="eastAsia"/>
          <w:b/>
          <w:bCs/>
        </w:rPr>
        <w:t xml:space="preserve">图8</w:t>
      </w:r>
      <w:r>
        <w:rPr>
          <w:b/>
          <w:bCs/>
        </w:rPr>
        <w:t xml:space="preserve"> </w:t>
      </w:r>
      <w:r>
        <w:rPr>
          <w:rFonts w:hint="eastAsia"/>
          <w:b/>
          <w:bCs/>
        </w:rPr>
        <w:t xml:space="preserve">梯度提升树偏依赖图（PDP）网格</w:t>
      </w:r>
    </w:p>
    <w:p>
      <w:pPr>
        <w:pStyle w:val="BodyText"/>
      </w:pPr>
      <w:r>
        <w:rPr>
          <w:rFonts w:hint="eastAsia"/>
        </w:rPr>
        <w:t xml:space="preserve">从</w:t>
      </w:r>
      <w:r>
        <w:t xml:space="preserve"> PDP </w:t>
      </w:r>
      <w:r>
        <w:rPr>
          <w:rFonts w:hint="eastAsia"/>
        </w:rPr>
        <w:t xml:space="preserve">网格可以观察到，两个模型对核心变量的边际效应模式基本一致：上一期股利水平与股利支付率呈单调正向关联，ROA</w:t>
      </w:r>
      <w:r>
        <w:t xml:space="preserve"> </w:t>
      </w:r>
      <w:r>
        <w:rPr>
          <w:rFonts w:hint="eastAsia"/>
        </w:rPr>
        <w:t xml:space="preserve">呈正向关联，留存收益资产比呈正向但高值区间趋于平缓，资产负债率呈负向关联。RF</w:t>
      </w:r>
      <w:r>
        <w:t xml:space="preserve"> </w:t>
      </w:r>
      <w:r>
        <w:rPr>
          <w:rFonts w:hint="eastAsia"/>
        </w:rPr>
        <w:t xml:space="preserve">与</w:t>
      </w:r>
      <w:r>
        <w:t xml:space="preserve"> GBDT </w:t>
      </w:r>
      <w:r>
        <w:rPr>
          <w:rFonts w:hint="eastAsia"/>
        </w:rPr>
        <w:t xml:space="preserve">的</w:t>
      </w:r>
      <w:r>
        <w:t xml:space="preserve"> PDP </w:t>
      </w:r>
      <w:r>
        <w:rPr>
          <w:rFonts w:hint="eastAsia"/>
        </w:rPr>
        <w:t xml:space="preserve">曲线形态高度相似，进一步增强了特征重要性排序结论的可信度。</w:t>
      </w:r>
    </w:p>
    <w:bookmarkEnd w:id="72"/>
    <w:bookmarkEnd w:id="73"/>
    <w:bookmarkStart w:id="83" w:name="主成分降维与潜在经济维度分析"/>
    <w:p>
      <w:pPr>
        <w:pStyle w:val="3"/>
      </w:pPr>
      <w:r>
        <w:t xml:space="preserve">3.6 </w:t>
      </w:r>
      <w:r>
        <w:rPr>
          <w:rFonts w:hint="eastAsia"/>
        </w:rPr>
        <w:t xml:space="preserve">主成分降维与潜在经济维度分析</w:t>
      </w:r>
    </w:p>
    <w:p>
      <w:pPr>
        <w:pStyle w:val="FirstParagraph"/>
      </w:pPr>
      <w:r>
        <w:rPr>
          <w:rFonts w:hint="eastAsia"/>
        </w:rPr>
        <w:t xml:space="preserve">上述特征重要性分析从”单变量贡献”角度识别了关键预测因子。然而，35</w:t>
      </w:r>
      <w:r>
        <w:t xml:space="preserve"> </w:t>
      </w:r>
      <w:r>
        <w:rPr>
          <w:rFonts w:hint="eastAsia"/>
        </w:rPr>
        <w:t xml:space="preserve">个连续金融特征之间往往存在较强的多重共线性——例如，ROA、留存收益资产比和自由现金流同属盈利与生命周期维度。为从”降维”角度揭示这些特征背后的潜在经济结构，本节对</w:t>
      </w:r>
      <w:r>
        <w:t xml:space="preserve"> 35 </w:t>
      </w:r>
      <w:r>
        <w:rPr>
          <w:rFonts w:hint="eastAsia"/>
        </w:rPr>
        <w:t xml:space="preserve">个连续金融特征（不含</w:t>
      </w:r>
      <w:r>
        <w:t xml:space="preserve"> 36 </w:t>
      </w:r>
      <w:r>
        <w:rPr>
          <w:rFonts w:hint="eastAsia"/>
        </w:rPr>
        <w:t xml:space="preserve">个行业虚拟变量）进行主成分分析（PCA），从互补视角验证特征重要性排序的结论。</w:t>
      </w:r>
    </w:p>
    <w:bookmarkStart w:id="77" w:name="主成分提取与碎石分析"/>
    <w:p>
      <w:pPr>
        <w:pStyle w:val="4"/>
      </w:pPr>
      <w:r>
        <w:t xml:space="preserve">3.6.1 </w:t>
      </w:r>
      <w:r>
        <w:rPr>
          <w:rFonts w:hint="eastAsia"/>
        </w:rPr>
        <w:t xml:space="preserve">主成分提取与碎石分析</w:t>
      </w:r>
    </w:p>
    <w:p>
      <w:pPr>
        <w:pStyle w:val="FirstParagraph"/>
      </w:pPr>
      <w:r>
        <w:rPr>
          <w:rFonts w:hint="eastAsia"/>
        </w:rPr>
        <w:t xml:space="preserve">以</w:t>
      </w:r>
      <w:r>
        <w:t xml:space="preserve"> 2006 </w:t>
      </w:r>
      <w:r>
        <w:rPr>
          <w:rFonts w:hint="eastAsia"/>
        </w:rPr>
        <w:t xml:space="preserve">年截面数据为基准（与前文</w:t>
      </w:r>
      <w:r>
        <w:t xml:space="preserve"> StandardScaler </w:t>
      </w:r>
      <w:r>
        <w:rPr>
          <w:rFonts w:hint="eastAsia"/>
        </w:rPr>
        <w:t xml:space="preserve">拟合策略一致），对标准化后的</w:t>
      </w:r>
      <w:r>
        <w:t xml:space="preserve"> 35 </w:t>
      </w:r>
      <w:r>
        <w:rPr>
          <w:rFonts w:hint="eastAsia"/>
        </w:rPr>
        <w:t xml:space="preserve">个连续金融特征执行</w:t>
      </w:r>
      <w:r>
        <w:t xml:space="preserve"> </w:t>
      </w:r>
      <w:r>
        <w:rPr>
          <w:rFonts w:hint="eastAsia"/>
        </w:rPr>
        <w:t xml:space="preserve">PCA。图9的碎石图展示了各主成分的解释方差占比及累积趋势。按照累积解释方差不低于</w:t>
      </w:r>
      <w:r>
        <w:t xml:space="preserve"> 80% </w:t>
      </w:r>
      <w:r>
        <w:rPr>
          <w:rFonts w:hint="eastAsia"/>
        </w:rPr>
        <w:t xml:space="preserve">的标准，需保留前</w:t>
      </w:r>
      <w:r>
        <w:t xml:space="preserve"> 18 </w:t>
      </w:r>
      <w:r>
        <w:rPr>
          <w:rFonts w:hint="eastAsia"/>
        </w:rPr>
        <w:t xml:space="preserve">个主成分（累积解释方差为</w:t>
      </w:r>
      <w:r>
        <w:t xml:space="preserve"> </w:t>
      </w:r>
      <w:r>
        <w:rPr>
          <w:rFonts w:hint="eastAsia"/>
        </w:rPr>
        <w:t xml:space="preserve">81.36%），说明</w:t>
      </w:r>
      <w:r>
        <w:t xml:space="preserve"> 35 </w:t>
      </w:r>
      <w:r>
        <w:rPr>
          <w:rFonts w:hint="eastAsia"/>
        </w:rPr>
        <w:t xml:space="preserve">个金融特征的信息较为分散，不存在少数几个主成分即可概括大部分变异的情形。前</w:t>
      </w:r>
      <w:r>
        <w:t xml:space="preserve"> 3 </w:t>
      </w:r>
      <w:r>
        <w:rPr>
          <w:rFonts w:hint="eastAsia"/>
        </w:rPr>
        <w:t xml:space="preserve">个主成分分别解释了约</w:t>
      </w:r>
      <w:r>
        <w:t xml:space="preserve"> 9.9%、7.3% </w:t>
      </w:r>
      <w:r>
        <w:rPr>
          <w:rFonts w:hint="eastAsia"/>
        </w:rPr>
        <w:t xml:space="preserve">和</w:t>
      </w:r>
      <w:r>
        <w:t xml:space="preserve"> 5.8% </w:t>
      </w:r>
      <w:r>
        <w:rPr>
          <w:rFonts w:hint="eastAsia"/>
        </w:rPr>
        <w:t xml:space="preserve">的方差，单个主成分的解释力相对有限，反映了分红决策受到多维度因素的共同驱动。</w:t>
      </w:r>
    </w:p>
    <w:p>
      <w:pPr>
        <w:pStyle w:val="CaptionedFigure"/>
      </w:pPr>
      <w:r>
        <w:drawing>
          <wp:inline>
            <wp:extent cx="4951216" cy="2660628"/>
            <wp:effectExtent b="0" l="0" r="0" t="0"/>
            <wp:docPr descr="图9 PCA碎石图" title="" id="75" name="Picture"/>
            <a:graphic>
              <a:graphicData uri="http://schemas.openxmlformats.org/drawingml/2006/picture">
                <pic:pic>
                  <pic:nvPicPr>
                    <pic:cNvPr descr="../figures_v3/pca_scree_plot.png" id="76" name="Picture"/>
                    <pic:cNvPicPr>
                      <a:picLocks noChangeArrowheads="1" noChangeAspect="1"/>
                    </pic:cNvPicPr>
                  </pic:nvPicPr>
                  <pic:blipFill>
                    <a:blip r:embed="rId74"/>
                    <a:stretch>
                      <a:fillRect/>
                    </a:stretch>
                  </pic:blipFill>
                  <pic:spPr bwMode="auto">
                    <a:xfrm>
                      <a:off x="0" y="0"/>
                      <a:ext cx="4951216" cy="2660628"/>
                    </a:xfrm>
                    <a:prstGeom prst="rect">
                      <a:avLst/>
                    </a:prstGeom>
                    <a:noFill/>
                    <a:ln w="9525">
                      <a:noFill/>
                      <a:headEnd/>
                      <a:tailEnd/>
                    </a:ln>
                  </pic:spPr>
                </pic:pic>
              </a:graphicData>
            </a:graphic>
          </wp:inline>
        </w:drawing>
      </w:r>
    </w:p>
    <w:p>
      <w:pPr>
        <w:pStyle w:val="ImageCaption"/>
      </w:pPr>
      <w:r>
        <w:rPr>
          <w:rFonts w:hint="eastAsia"/>
        </w:rPr>
        <w:t xml:space="preserve">图9</w:t>
      </w:r>
      <w:r>
        <w:t xml:space="preserve"> </w:t>
      </w:r>
      <w:r>
        <w:rPr>
          <w:rFonts w:hint="eastAsia"/>
        </w:rPr>
        <w:t xml:space="preserve">PCA碎石图</w:t>
      </w:r>
    </w:p>
    <w:p>
      <w:pPr>
        <w:pStyle w:val="BodyText"/>
      </w:pPr>
      <w:r>
        <w:rPr>
          <w:rFonts w:hint="eastAsia"/>
          <w:b/>
          <w:bCs/>
        </w:rPr>
        <w:t xml:space="preserve">图9</w:t>
      </w:r>
      <w:r>
        <w:rPr>
          <w:b/>
          <w:bCs/>
        </w:rPr>
        <w:t xml:space="preserve"> </w:t>
      </w:r>
      <w:r>
        <w:rPr>
          <w:rFonts w:hint="eastAsia"/>
          <w:b/>
          <w:bCs/>
        </w:rPr>
        <w:t xml:space="preserve">PCA碎石图（35个连续金融特征）</w:t>
      </w:r>
    </w:p>
    <w:p>
      <w:pPr>
        <w:pStyle w:val="BodyText"/>
      </w:pPr>
      <w:r>
        <w:rPr>
          <w:rFonts w:hint="eastAsia"/>
        </w:rPr>
        <w:t xml:space="preserve">表4列示了前</w:t>
      </w:r>
      <w:r>
        <w:t xml:space="preserve"> 18 </w:t>
      </w:r>
      <w:r>
        <w:rPr>
          <w:rFonts w:hint="eastAsia"/>
        </w:rPr>
        <w:t xml:space="preserve">个主成分的解释方差及各主成分上载荷绝对值最大的前</w:t>
      </w:r>
      <w:r>
        <w:t xml:space="preserve"> 3 </w:t>
      </w:r>
      <w:r>
        <w:rPr>
          <w:rFonts w:hint="eastAsia"/>
        </w:rPr>
        <w:t xml:space="preserve">个变量。</w:t>
      </w:r>
    </w:p>
    <w:p>
      <w:pPr>
        <w:pStyle w:val="BodyText"/>
      </w:pPr>
      <w:r>
        <w:rPr>
          <w:rFonts w:hint="eastAsia"/>
          <w:b/>
          <w:bCs/>
        </w:rPr>
        <w:t xml:space="preserve">表4</w:t>
      </w:r>
      <w:r>
        <w:rPr>
          <w:b/>
          <w:bCs/>
        </w:rPr>
        <w:t xml:space="preserve"> </w:t>
      </w:r>
      <w:r>
        <w:rPr>
          <w:rFonts w:hint="eastAsia"/>
          <w:b/>
          <w:bCs/>
        </w:rPr>
        <w:t xml:space="preserve">PCA主成分解释方差与关键载荷</w:t>
      </w:r>
    </w:p>
    <w:tbl>
      <w:tblPr>
        <w:tblStyle w:val="Table"/>
        <w:tblW w:type="pct" w:w="5000"/>
        <w:tblLayout w:type="fixed"/>
        <w:tblLook w:firstRow="1" w:lastRow="0" w:firstColumn="0" w:lastColumn="0" w:noHBand="0" w:noVBand="0" w:val="0020"/>
      </w:tblPr>
      <w:tblGrid>
        <w:gridCol w:w="856"/>
        <w:gridCol w:w="1284"/>
        <w:gridCol w:w="1284"/>
        <w:gridCol w:w="1498"/>
        <w:gridCol w:w="1498"/>
        <w:gridCol w:w="1498"/>
      </w:tblGrid>
      <w:tr>
        <w:trPr>
          <w:tblHeader w:val="on"/>
        </w:trPr>
        <w:tc>
          <w:tcPr/>
          <w:p>
            <w:pPr>
              <w:pStyle w:val="Compact"/>
            </w:pPr>
            <w:r>
              <w:rPr>
                <w:rFonts w:hint="eastAsia"/>
              </w:rPr>
              <w:t xml:space="preserve">主成分</w:t>
            </w:r>
          </w:p>
        </w:tc>
        <w:tc>
          <w:tcPr/>
          <w:p>
            <w:pPr>
              <w:pStyle w:val="Compact"/>
            </w:pPr>
            <w:r>
              <w:rPr>
                <w:rFonts w:hint="eastAsia"/>
              </w:rPr>
              <w:t xml:space="preserve">解释方差占比</w:t>
            </w:r>
          </w:p>
        </w:tc>
        <w:tc>
          <w:tcPr/>
          <w:p>
            <w:pPr>
              <w:pStyle w:val="Compact"/>
            </w:pPr>
            <w:r>
              <w:rPr>
                <w:rFonts w:hint="eastAsia"/>
              </w:rPr>
              <w:t xml:space="preserve">累积方差占比</w:t>
            </w:r>
          </w:p>
        </w:tc>
        <w:tc>
          <w:tcPr/>
          <w:p>
            <w:pPr>
              <w:pStyle w:val="Compact"/>
            </w:pPr>
            <w:r>
              <w:t xml:space="preserve">Top 1 </w:t>
            </w:r>
            <w:r>
              <w:rPr>
                <w:rFonts w:hint="eastAsia"/>
              </w:rPr>
              <w:t xml:space="preserve">载荷变量</w:t>
            </w:r>
          </w:p>
        </w:tc>
        <w:tc>
          <w:tcPr/>
          <w:p>
            <w:pPr>
              <w:pStyle w:val="Compact"/>
            </w:pPr>
            <w:r>
              <w:t xml:space="preserve">Top 2 </w:t>
            </w:r>
            <w:r>
              <w:rPr>
                <w:rFonts w:hint="eastAsia"/>
              </w:rPr>
              <w:t xml:space="preserve">载荷变量</w:t>
            </w:r>
          </w:p>
        </w:tc>
        <w:tc>
          <w:tcPr/>
          <w:p>
            <w:pPr>
              <w:pStyle w:val="Compact"/>
            </w:pPr>
            <w:r>
              <w:t xml:space="preserve">Top 3 </w:t>
            </w:r>
            <w:r>
              <w:rPr>
                <w:rFonts w:hint="eastAsia"/>
              </w:rPr>
              <w:t xml:space="preserve">载荷变量</w:t>
            </w:r>
          </w:p>
        </w:tc>
      </w:tr>
      <w:tr>
        <w:tc>
          <w:tcPr/>
          <w:p>
            <w:pPr>
              <w:pStyle w:val="Compact"/>
            </w:pPr>
            <w:r>
              <w:t xml:space="preserve">PC1</w:t>
            </w:r>
          </w:p>
        </w:tc>
        <w:tc>
          <w:tcPr/>
          <w:p>
            <w:pPr>
              <w:pStyle w:val="Compact"/>
            </w:pPr>
            <w:r>
              <w:t xml:space="preserve">9.88%</w:t>
            </w:r>
          </w:p>
        </w:tc>
        <w:tc>
          <w:tcPr/>
          <w:p>
            <w:pPr>
              <w:pStyle w:val="Compact"/>
            </w:pPr>
            <w:r>
              <w:t xml:space="preserve">9.88%</w:t>
            </w:r>
          </w:p>
        </w:tc>
        <w:tc>
          <w:tcPr/>
          <w:p>
            <w:pPr>
              <w:pStyle w:val="Compact"/>
            </w:pPr>
            <w:r>
              <w:rPr>
                <w:rFonts w:hint="eastAsia"/>
              </w:rPr>
              <w:t xml:space="preserve">资产收益率(+0.40)</w:t>
            </w:r>
          </w:p>
        </w:tc>
        <w:tc>
          <w:tcPr/>
          <w:p>
            <w:pPr>
              <w:pStyle w:val="Compact"/>
            </w:pPr>
            <w:r>
              <w:rPr>
                <w:rFonts w:hint="eastAsia"/>
              </w:rPr>
              <w:t xml:space="preserve">分析师跟踪人数(+0.33)</w:t>
            </w:r>
          </w:p>
        </w:tc>
        <w:tc>
          <w:tcPr/>
          <w:p>
            <w:pPr>
              <w:pStyle w:val="Compact"/>
            </w:pPr>
            <w:r>
              <w:rPr>
                <w:rFonts w:hint="eastAsia"/>
              </w:rPr>
              <w:t xml:space="preserve">留存收益资产比(+0.33)</w:t>
            </w:r>
          </w:p>
        </w:tc>
      </w:tr>
      <w:tr>
        <w:tc>
          <w:tcPr/>
          <w:p>
            <w:pPr>
              <w:pStyle w:val="Compact"/>
            </w:pPr>
            <w:r>
              <w:t xml:space="preserve">PC2</w:t>
            </w:r>
          </w:p>
        </w:tc>
        <w:tc>
          <w:tcPr/>
          <w:p>
            <w:pPr>
              <w:pStyle w:val="Compact"/>
            </w:pPr>
            <w:r>
              <w:t xml:space="preserve">7.30%</w:t>
            </w:r>
          </w:p>
        </w:tc>
        <w:tc>
          <w:tcPr/>
          <w:p>
            <w:pPr>
              <w:pStyle w:val="Compact"/>
            </w:pPr>
            <w:r>
              <w:t xml:space="preserve">17.18%</w:t>
            </w:r>
          </w:p>
        </w:tc>
        <w:tc>
          <w:tcPr/>
          <w:p>
            <w:pPr>
              <w:pStyle w:val="Compact"/>
            </w:pPr>
            <w:r>
              <w:rPr>
                <w:rFonts w:hint="eastAsia"/>
              </w:rPr>
              <w:t xml:space="preserve">账面市值比(+0.31)</w:t>
            </w:r>
          </w:p>
        </w:tc>
        <w:tc>
          <w:tcPr/>
          <w:p>
            <w:pPr>
              <w:pStyle w:val="Compact"/>
            </w:pPr>
            <w:r>
              <w:rPr>
                <w:rFonts w:hint="eastAsia"/>
              </w:rPr>
              <w:t xml:space="preserve">股权集中度(+0.31)</w:t>
            </w:r>
          </w:p>
        </w:tc>
        <w:tc>
          <w:tcPr/>
          <w:p>
            <w:pPr>
              <w:pStyle w:val="Compact"/>
            </w:pPr>
            <w:r>
              <w:rPr>
                <w:rFonts w:hint="eastAsia"/>
              </w:rPr>
              <w:t xml:space="preserve">公司规模(+0.30)</w:t>
            </w:r>
          </w:p>
        </w:tc>
      </w:tr>
      <w:tr>
        <w:tc>
          <w:tcPr/>
          <w:p>
            <w:pPr>
              <w:pStyle w:val="Compact"/>
            </w:pPr>
            <w:r>
              <w:t xml:space="preserve">PC3</w:t>
            </w:r>
          </w:p>
        </w:tc>
        <w:tc>
          <w:tcPr/>
          <w:p>
            <w:pPr>
              <w:pStyle w:val="Compact"/>
            </w:pPr>
            <w:r>
              <w:t xml:space="preserve">5.76%</w:t>
            </w:r>
          </w:p>
        </w:tc>
        <w:tc>
          <w:tcPr/>
          <w:p>
            <w:pPr>
              <w:pStyle w:val="Compact"/>
            </w:pPr>
            <w:r>
              <w:t xml:space="preserve">22.94%</w:t>
            </w:r>
          </w:p>
        </w:tc>
        <w:tc>
          <w:tcPr/>
          <w:p>
            <w:pPr>
              <w:pStyle w:val="Compact"/>
            </w:pPr>
            <w:r>
              <w:rPr>
                <w:rFonts w:hint="eastAsia"/>
              </w:rPr>
              <w:t xml:space="preserve">投资者情绪(+0.36)</w:t>
            </w:r>
          </w:p>
        </w:tc>
        <w:tc>
          <w:tcPr/>
          <w:p>
            <w:pPr>
              <w:pStyle w:val="Compact"/>
            </w:pPr>
            <w:r>
              <w:rPr>
                <w:rFonts w:hint="eastAsia"/>
              </w:rPr>
              <w:t xml:space="preserve">机构投资者持股(+0.33)</w:t>
            </w:r>
          </w:p>
        </w:tc>
        <w:tc>
          <w:tcPr/>
          <w:p>
            <w:pPr>
              <w:pStyle w:val="Compact"/>
            </w:pPr>
            <w:r>
              <w:rPr>
                <w:rFonts w:hint="eastAsia"/>
              </w:rPr>
              <w:t xml:space="preserve">管理层持股(-0.29)</w:t>
            </w:r>
          </w:p>
        </w:tc>
      </w:tr>
      <w:tr>
        <w:tc>
          <w:tcPr/>
          <w:p>
            <w:pPr>
              <w:pStyle w:val="Compact"/>
            </w:pPr>
            <w:r>
              <w:t xml:space="preserve">PC4</w:t>
            </w:r>
          </w:p>
        </w:tc>
        <w:tc>
          <w:tcPr/>
          <w:p>
            <w:pPr>
              <w:pStyle w:val="Compact"/>
            </w:pPr>
            <w:r>
              <w:t xml:space="preserve">4.72%</w:t>
            </w:r>
          </w:p>
        </w:tc>
        <w:tc>
          <w:tcPr/>
          <w:p>
            <w:pPr>
              <w:pStyle w:val="Compact"/>
            </w:pPr>
            <w:r>
              <w:t xml:space="preserve">27.66%</w:t>
            </w:r>
          </w:p>
        </w:tc>
        <w:tc>
          <w:tcPr/>
          <w:p>
            <w:pPr>
              <w:pStyle w:val="Compact"/>
            </w:pPr>
            <w:r>
              <w:rPr>
                <w:rFonts w:hint="eastAsia"/>
              </w:rPr>
              <w:t xml:space="preserve">融资约束程度(+0.48)</w:t>
            </w:r>
          </w:p>
        </w:tc>
        <w:tc>
          <w:tcPr/>
          <w:p>
            <w:pPr>
              <w:pStyle w:val="Compact"/>
            </w:pPr>
            <w:r>
              <w:rPr>
                <w:rFonts w:hint="eastAsia"/>
              </w:rPr>
              <w:t xml:space="preserve">中小股东持股(-0.41)</w:t>
            </w:r>
          </w:p>
        </w:tc>
        <w:tc>
          <w:tcPr/>
          <w:p>
            <w:pPr>
              <w:pStyle w:val="Compact"/>
            </w:pPr>
            <w:r>
              <w:rPr>
                <w:rFonts w:hint="eastAsia"/>
              </w:rPr>
              <w:t xml:space="preserve">股权集中度(+0.33)</w:t>
            </w:r>
          </w:p>
        </w:tc>
      </w:tr>
      <w:tr>
        <w:tc>
          <w:tcPr/>
          <w:p>
            <w:pPr>
              <w:pStyle w:val="Compact"/>
            </w:pPr>
            <w:r>
              <w:t xml:space="preserve">PC5</w:t>
            </w:r>
          </w:p>
        </w:tc>
        <w:tc>
          <w:tcPr/>
          <w:p>
            <w:pPr>
              <w:pStyle w:val="Compact"/>
            </w:pPr>
            <w:r>
              <w:t xml:space="preserve">4.41%</w:t>
            </w:r>
          </w:p>
        </w:tc>
        <w:tc>
          <w:tcPr/>
          <w:p>
            <w:pPr>
              <w:pStyle w:val="Compact"/>
            </w:pPr>
            <w:r>
              <w:t xml:space="preserve">32.07%</w:t>
            </w:r>
          </w:p>
        </w:tc>
        <w:tc>
          <w:tcPr/>
          <w:p>
            <w:pPr>
              <w:pStyle w:val="Compact"/>
            </w:pPr>
            <w:r>
              <w:rPr>
                <w:rFonts w:hint="eastAsia"/>
              </w:rPr>
              <w:t xml:space="preserve">资产负债率(+0.42)</w:t>
            </w:r>
          </w:p>
        </w:tc>
        <w:tc>
          <w:tcPr/>
          <w:p>
            <w:pPr>
              <w:pStyle w:val="Compact"/>
            </w:pPr>
            <w:r>
              <w:rPr>
                <w:rFonts w:hint="eastAsia"/>
              </w:rPr>
              <w:t xml:space="preserve">董事长持股(+0.33)</w:t>
            </w:r>
          </w:p>
        </w:tc>
        <w:tc>
          <w:tcPr/>
          <w:p>
            <w:pPr>
              <w:pStyle w:val="Compact"/>
            </w:pPr>
            <w:r>
              <w:rPr>
                <w:rFonts w:hint="eastAsia"/>
              </w:rPr>
              <w:t xml:space="preserve">管理层持股(+0.32)</w:t>
            </w:r>
          </w:p>
        </w:tc>
      </w:tr>
      <w:tr>
        <w:tc>
          <w:tcPr/>
          <w:p>
            <w:pPr>
              <w:pStyle w:val="Compact"/>
            </w:pPr>
            <w:r>
              <w:t xml:space="preserve">PC6</w:t>
            </w:r>
          </w:p>
        </w:tc>
        <w:tc>
          <w:tcPr/>
          <w:p>
            <w:pPr>
              <w:pStyle w:val="Compact"/>
            </w:pPr>
            <w:r>
              <w:t xml:space="preserve">4.17%</w:t>
            </w:r>
          </w:p>
        </w:tc>
        <w:tc>
          <w:tcPr/>
          <w:p>
            <w:pPr>
              <w:pStyle w:val="Compact"/>
            </w:pPr>
            <w:r>
              <w:t xml:space="preserve">36.24%</w:t>
            </w:r>
          </w:p>
        </w:tc>
        <w:tc>
          <w:tcPr/>
          <w:p>
            <w:pPr>
              <w:pStyle w:val="Compact"/>
            </w:pPr>
            <w:r>
              <w:rPr>
                <w:rFonts w:hint="eastAsia"/>
              </w:rPr>
              <w:t xml:space="preserve">每股经营现金流(+0.51)</w:t>
            </w:r>
          </w:p>
        </w:tc>
        <w:tc>
          <w:tcPr/>
          <w:p>
            <w:pPr>
              <w:pStyle w:val="Compact"/>
            </w:pPr>
            <w:r>
              <w:rPr>
                <w:rFonts w:hint="eastAsia"/>
              </w:rPr>
              <w:t xml:space="preserve">自由现金流(+0.46)</w:t>
            </w:r>
          </w:p>
        </w:tc>
        <w:tc>
          <w:tcPr/>
          <w:p>
            <w:pPr>
              <w:pStyle w:val="Compact"/>
            </w:pPr>
            <w:r>
              <w:rPr>
                <w:rFonts w:hint="eastAsia"/>
              </w:rPr>
              <w:t xml:space="preserve">中小股东持股(-0.22)</w:t>
            </w:r>
          </w:p>
        </w:tc>
      </w:tr>
      <w:tr>
        <w:tc>
          <w:tcPr/>
          <w:p>
            <w:pPr>
              <w:pStyle w:val="Compact"/>
            </w:pPr>
            <w:r>
              <w:t xml:space="preserve">PC7</w:t>
            </w:r>
          </w:p>
        </w:tc>
        <w:tc>
          <w:tcPr/>
          <w:p>
            <w:pPr>
              <w:pStyle w:val="Compact"/>
            </w:pPr>
            <w:r>
              <w:t xml:space="preserve">3.78%</w:t>
            </w:r>
          </w:p>
        </w:tc>
        <w:tc>
          <w:tcPr/>
          <w:p>
            <w:pPr>
              <w:pStyle w:val="Compact"/>
            </w:pPr>
            <w:r>
              <w:t xml:space="preserve">40.02%</w:t>
            </w:r>
          </w:p>
        </w:tc>
        <w:tc>
          <w:tcPr/>
          <w:p>
            <w:pPr>
              <w:pStyle w:val="Compact"/>
            </w:pPr>
            <w:r>
              <w:rPr>
                <w:rFonts w:hint="eastAsia"/>
              </w:rPr>
              <w:t xml:space="preserve">销售增长率(+0.39)</w:t>
            </w:r>
          </w:p>
        </w:tc>
        <w:tc>
          <w:tcPr/>
          <w:p>
            <w:pPr>
              <w:pStyle w:val="Compact"/>
            </w:pPr>
            <w:r>
              <w:rPr>
                <w:rFonts w:hint="eastAsia"/>
              </w:rPr>
              <w:t xml:space="preserve">市场化程度(-0.29)</w:t>
            </w:r>
          </w:p>
        </w:tc>
        <w:tc>
          <w:tcPr/>
          <w:p>
            <w:pPr>
              <w:pStyle w:val="Compact"/>
            </w:pPr>
            <w:r>
              <w:rPr>
                <w:rFonts w:hint="eastAsia"/>
              </w:rPr>
              <w:t xml:space="preserve">管理费用率(-0.29)</w:t>
            </w:r>
          </w:p>
        </w:tc>
      </w:tr>
      <w:tr>
        <w:tc>
          <w:tcPr/>
          <w:p>
            <w:pPr>
              <w:pStyle w:val="Compact"/>
            </w:pPr>
            <w:r>
              <w:t xml:space="preserve">PC8</w:t>
            </w:r>
          </w:p>
        </w:tc>
        <w:tc>
          <w:tcPr/>
          <w:p>
            <w:pPr>
              <w:pStyle w:val="Compact"/>
            </w:pPr>
            <w:r>
              <w:t xml:space="preserve">3.55%</w:t>
            </w:r>
          </w:p>
        </w:tc>
        <w:tc>
          <w:tcPr/>
          <w:p>
            <w:pPr>
              <w:pStyle w:val="Compact"/>
            </w:pPr>
            <w:r>
              <w:t xml:space="preserve">43.57%</w:t>
            </w:r>
          </w:p>
        </w:tc>
        <w:tc>
          <w:tcPr/>
          <w:p>
            <w:pPr>
              <w:pStyle w:val="Compact"/>
            </w:pPr>
            <w:r>
              <w:rPr>
                <w:rFonts w:hint="eastAsia"/>
              </w:rPr>
              <w:t xml:space="preserve">董事长薪酬(+0.46)</w:t>
            </w:r>
          </w:p>
        </w:tc>
        <w:tc>
          <w:tcPr/>
          <w:p>
            <w:pPr>
              <w:pStyle w:val="Compact"/>
            </w:pPr>
            <w:r>
              <w:rPr>
                <w:rFonts w:hint="eastAsia"/>
              </w:rPr>
              <w:t xml:space="preserve">董事长任期(+0.37)</w:t>
            </w:r>
          </w:p>
        </w:tc>
        <w:tc>
          <w:tcPr/>
          <w:p>
            <w:pPr>
              <w:pStyle w:val="Compact"/>
            </w:pPr>
            <w:r>
              <w:rPr>
                <w:rFonts w:hint="eastAsia"/>
              </w:rPr>
              <w:t xml:space="preserve">机构投资者持股(+0.27)</w:t>
            </w:r>
          </w:p>
        </w:tc>
      </w:tr>
      <w:tr>
        <w:tc>
          <w:tcPr/>
          <w:p>
            <w:pPr>
              <w:pStyle w:val="Compact"/>
            </w:pPr>
            <w:r>
              <w:t xml:space="preserve">PC9–18</w:t>
            </w:r>
          </w:p>
        </w:tc>
        <w:tc>
          <w:tcPr/>
          <w:p>
            <w:pPr>
              <w:pStyle w:val="Compact"/>
            </w:pPr>
            <w:r>
              <w:t xml:space="preserve">37.79%</w:t>
            </w:r>
          </w:p>
        </w:tc>
        <w:tc>
          <w:tcPr/>
          <w:p>
            <w:pPr>
              <w:pStyle w:val="Compact"/>
            </w:pPr>
            <w:r>
              <w:t xml:space="preserve">81.36%</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rFonts w:hint="eastAsia"/>
        </w:rPr>
        <w:t xml:space="preserve">注：数据来源于</w:t>
      </w:r>
      <w:r>
        <w:t xml:space="preserve"> CSMAR </w:t>
      </w:r>
      <w:r>
        <w:rPr>
          <w:rFonts w:hint="eastAsia"/>
        </w:rPr>
        <w:t xml:space="preserve">数据库，PCA</w:t>
      </w:r>
      <w:r>
        <w:t xml:space="preserve"> </w:t>
      </w:r>
      <w:r>
        <w:rPr>
          <w:rFonts w:hint="eastAsia"/>
        </w:rPr>
        <w:t xml:space="preserve">以</w:t>
      </w:r>
      <w:r>
        <w:t xml:space="preserve"> 2006 </w:t>
      </w:r>
      <w:r>
        <w:rPr>
          <w:rFonts w:hint="eastAsia"/>
        </w:rPr>
        <w:t xml:space="preserve">年截面为基准拟合，作者计算。PC9–18</w:t>
      </w:r>
      <w:r>
        <w:t xml:space="preserve"> </w:t>
      </w:r>
      <w:r>
        <w:rPr>
          <w:rFonts w:hint="eastAsia"/>
        </w:rPr>
        <w:t xml:space="preserve">因单个解释方差均低于</w:t>
      </w:r>
      <w:r>
        <w:t xml:space="preserve"> 3.5% </w:t>
      </w:r>
      <w:r>
        <w:rPr>
          <w:rFonts w:hint="eastAsia"/>
        </w:rPr>
        <w:t xml:space="preserve">故合并列示。</w:t>
      </w:r>
    </w:p>
    <w:bookmarkEnd w:id="77"/>
    <w:bookmarkStart w:id="81" w:name="主成分载荷的经济解读"/>
    <w:p>
      <w:pPr>
        <w:pStyle w:val="4"/>
      </w:pPr>
      <w:r>
        <w:t xml:space="preserve">3.6.2 </w:t>
      </w:r>
      <w:r>
        <w:rPr>
          <w:rFonts w:hint="eastAsia"/>
        </w:rPr>
        <w:t xml:space="preserve">主成分载荷的经济解读</w:t>
      </w:r>
    </w:p>
    <w:p>
      <w:pPr>
        <w:pStyle w:val="FirstParagraph"/>
      </w:pPr>
      <w:r>
        <w:rPr>
          <w:rFonts w:hint="eastAsia"/>
        </w:rPr>
        <w:t xml:space="preserve">图10以热力图形式展示了前</w:t>
      </w:r>
      <w:r>
        <w:t xml:space="preserve"> 8 </w:t>
      </w:r>
      <w:r>
        <w:rPr>
          <w:rFonts w:hint="eastAsia"/>
        </w:rPr>
        <w:t xml:space="preserve">个主成分在全部</w:t>
      </w:r>
      <w:r>
        <w:t xml:space="preserve"> 35 </w:t>
      </w:r>
      <w:r>
        <w:rPr>
          <w:rFonts w:hint="eastAsia"/>
        </w:rPr>
        <w:t xml:space="preserve">个特征上的载荷值，直观呈现变量与主成分之间的对应关系。</w:t>
      </w:r>
    </w:p>
    <w:p>
      <w:pPr>
        <w:pStyle w:val="CaptionedFigure"/>
      </w:pPr>
      <w:r>
        <w:drawing>
          <wp:inline>
            <wp:extent cx="5270500" cy="5579642"/>
            <wp:effectExtent b="0" l="0" r="0" t="0"/>
            <wp:docPr descr="图10 PCA载荷热力图" title="" id="79" name="Picture"/>
            <a:graphic>
              <a:graphicData uri="http://schemas.openxmlformats.org/drawingml/2006/picture">
                <pic:pic>
                  <pic:nvPicPr>
                    <pic:cNvPr descr="../figures_v3/pca_loading_heatmap.png" id="80" name="Picture"/>
                    <pic:cNvPicPr>
                      <a:picLocks noChangeArrowheads="1" noChangeAspect="1"/>
                    </pic:cNvPicPr>
                  </pic:nvPicPr>
                  <pic:blipFill>
                    <a:blip r:embed="rId78"/>
                    <a:stretch>
                      <a:fillRect/>
                    </a:stretch>
                  </pic:blipFill>
                  <pic:spPr bwMode="auto">
                    <a:xfrm>
                      <a:off x="0" y="0"/>
                      <a:ext cx="5270500" cy="5579642"/>
                    </a:xfrm>
                    <a:prstGeom prst="rect">
                      <a:avLst/>
                    </a:prstGeom>
                    <a:noFill/>
                    <a:ln w="9525">
                      <a:noFill/>
                      <a:headEnd/>
                      <a:tailEnd/>
                    </a:ln>
                  </pic:spPr>
                </pic:pic>
              </a:graphicData>
            </a:graphic>
          </wp:inline>
        </w:drawing>
      </w:r>
    </w:p>
    <w:p>
      <w:pPr>
        <w:pStyle w:val="ImageCaption"/>
      </w:pPr>
      <w:r>
        <w:rPr>
          <w:rFonts w:hint="eastAsia"/>
        </w:rPr>
        <w:t xml:space="preserve">图10</w:t>
      </w:r>
      <w:r>
        <w:t xml:space="preserve"> </w:t>
      </w:r>
      <w:r>
        <w:rPr>
          <w:rFonts w:hint="eastAsia"/>
        </w:rPr>
        <w:t xml:space="preserve">PCA载荷热力图</w:t>
      </w:r>
    </w:p>
    <w:p>
      <w:pPr>
        <w:pStyle w:val="BodyText"/>
      </w:pPr>
      <w:r>
        <w:rPr>
          <w:rFonts w:hint="eastAsia"/>
          <w:b/>
          <w:bCs/>
        </w:rPr>
        <w:t xml:space="preserve">图10</w:t>
      </w:r>
      <w:r>
        <w:rPr>
          <w:b/>
          <w:bCs/>
        </w:rPr>
        <w:t xml:space="preserve"> </w:t>
      </w:r>
      <w:r>
        <w:rPr>
          <w:rFonts w:hint="eastAsia"/>
          <w:b/>
          <w:bCs/>
        </w:rPr>
        <w:t xml:space="preserve">PCA载荷热力图（前8个主成分）</w:t>
      </w:r>
    </w:p>
    <w:p>
      <w:pPr>
        <w:pStyle w:val="BodyText"/>
      </w:pPr>
      <w:r>
        <w:rPr>
          <w:rFonts w:hint="eastAsia"/>
        </w:rPr>
        <w:t xml:space="preserve">从载荷模式可提炼出若干具有经济含义的潜在维度：PC1</w:t>
      </w:r>
      <w:r>
        <w:t xml:space="preserve"> </w:t>
      </w:r>
      <w:r>
        <w:rPr>
          <w:rFonts w:hint="eastAsia"/>
        </w:rPr>
        <w:t xml:space="preserve">以资产收益率、分析师跟踪人数和留存收益资产比为主导，可解读为</w:t>
      </w:r>
      <w:r>
        <w:rPr>
          <w:rFonts w:hint="eastAsia"/>
          <w:b/>
          <w:bCs/>
        </w:rPr>
        <w:t xml:space="preserve">“盈利能力与市场关注度”</w:t>
      </w:r>
      <w:r>
        <w:rPr>
          <w:rFonts w:hint="eastAsia"/>
          <w:b/>
          <w:bCs/>
        </w:rPr>
        <w:t xml:space="preserve">维度</w:t>
      </w:r>
      <w:r>
        <w:rPr>
          <w:rFonts w:hint="eastAsia"/>
        </w:rPr>
        <w:t xml:space="preserve">，集中反映了高盈利、高关注度的成熟企业特征。PC2</w:t>
      </w:r>
      <w:r>
        <w:t xml:space="preserve"> </w:t>
      </w:r>
      <w:r>
        <w:rPr>
          <w:rFonts w:hint="eastAsia"/>
        </w:rPr>
        <w:t xml:space="preserve">以账面市值比、股权集中度和公司规模为主导，代表</w:t>
      </w:r>
      <w:r>
        <w:rPr>
          <w:rFonts w:hint="eastAsia"/>
          <w:b/>
          <w:bCs/>
        </w:rPr>
        <w:t xml:space="preserve">“公司规模与估值”</w:t>
      </w:r>
      <w:r>
        <w:rPr>
          <w:rFonts w:hint="eastAsia"/>
          <w:b/>
          <w:bCs/>
        </w:rPr>
        <w:t xml:space="preserve">维度</w:t>
      </w:r>
      <w:r>
        <w:t xml:space="preserve">。PC3 </w:t>
      </w:r>
      <w:r>
        <w:rPr>
          <w:rFonts w:hint="eastAsia"/>
        </w:rPr>
        <w:t xml:space="preserve">中投资者情绪和机构持股为正载荷、管理层持股为负载荷，对应</w:t>
      </w:r>
      <w:r>
        <w:rPr>
          <w:rFonts w:hint="eastAsia"/>
          <w:b/>
          <w:bCs/>
        </w:rPr>
        <w:t xml:space="preserve">“市场情绪与外部监督”</w:t>
      </w:r>
      <w:r>
        <w:rPr>
          <w:rFonts w:hint="eastAsia"/>
          <w:b/>
          <w:bCs/>
        </w:rPr>
        <w:t xml:space="preserve">维度</w:t>
      </w:r>
      <w:r>
        <w:t xml:space="preserve">。PC4 </w:t>
      </w:r>
      <w:r>
        <w:rPr>
          <w:rFonts w:hint="eastAsia"/>
        </w:rPr>
        <w:t xml:space="preserve">以融资约束为最高正载荷并与中小股东持股形成反向关系，可解读为</w:t>
      </w:r>
      <w:r>
        <w:rPr>
          <w:rFonts w:hint="eastAsia"/>
          <w:b/>
          <w:bCs/>
        </w:rPr>
        <w:t xml:space="preserve">“融资约束与股权结构”</w:t>
      </w:r>
      <w:r>
        <w:rPr>
          <w:rFonts w:hint="eastAsia"/>
          <w:b/>
          <w:bCs/>
        </w:rPr>
        <w:t xml:space="preserve">维度</w:t>
      </w:r>
      <w:r>
        <w:t xml:space="preserve">。PC6 </w:t>
      </w:r>
      <w:r>
        <w:rPr>
          <w:rFonts w:hint="eastAsia"/>
        </w:rPr>
        <w:t xml:space="preserve">中现金流和自由现金流占主导，代表</w:t>
      </w:r>
      <w:r>
        <w:rPr>
          <w:rFonts w:hint="eastAsia"/>
          <w:b/>
          <w:bCs/>
        </w:rPr>
        <w:t xml:space="preserve">“现金充裕度”</w:t>
      </w:r>
      <w:r>
        <w:rPr>
          <w:rFonts w:hint="eastAsia"/>
          <w:b/>
          <w:bCs/>
        </w:rPr>
        <w:t xml:space="preserve">维度</w:t>
      </w:r>
      <w:r>
        <w:t xml:space="preserve">。</w:t>
      </w:r>
    </w:p>
    <w:p>
      <w:pPr>
        <w:pStyle w:val="BodyText"/>
      </w:pPr>
      <w:r>
        <w:rPr>
          <w:rFonts w:hint="eastAsia"/>
        </w:rPr>
        <w:t xml:space="preserve">从载荷模式与特征重要性的交叉验证来看：PC1</w:t>
      </w:r>
      <w:r>
        <w:t xml:space="preserve"> </w:t>
      </w:r>
      <w:r>
        <w:rPr>
          <w:rFonts w:hint="eastAsia"/>
        </w:rPr>
        <w:t xml:space="preserve">中载荷最大的</w:t>
      </w:r>
      <w:r>
        <w:t xml:space="preserve"> ROA </w:t>
      </w:r>
      <w:r>
        <w:rPr>
          <w:rFonts w:hint="eastAsia"/>
        </w:rPr>
        <w:t xml:space="preserve">和留存收益资产比恰好是特征重要性</w:t>
      </w:r>
      <w:r>
        <w:t xml:space="preserve"> Top 3 </w:t>
      </w:r>
      <w:r>
        <w:rPr>
          <w:rFonts w:hint="eastAsia"/>
        </w:rPr>
        <w:t xml:space="preserve">中的两个核心变量，表明”盈利能力与生命周期”维度在两种分析视角下均居于主导地位。PC3</w:t>
      </w:r>
      <w:r>
        <w:t xml:space="preserve"> </w:t>
      </w:r>
      <w:r>
        <w:rPr>
          <w:rFonts w:hint="eastAsia"/>
        </w:rPr>
        <w:t xml:space="preserve">和</w:t>
      </w:r>
      <w:r>
        <w:t xml:space="preserve"> PC4 </w:t>
      </w:r>
      <w:r>
        <w:rPr>
          <w:rFonts w:hint="eastAsia"/>
        </w:rPr>
        <w:t xml:space="preserve">中出现的机构投资者持股、融资约束等变量则与特征重要性中的代理成本类变量一致。PC6</w:t>
      </w:r>
      <w:r>
        <w:t xml:space="preserve"> </w:t>
      </w:r>
      <w:r>
        <w:rPr>
          <w:rFonts w:hint="eastAsia"/>
        </w:rPr>
        <w:t xml:space="preserve">中的现金流变量对应了特征重要性中自由现金流的贡献。这些交叉印证表明，生命周期与代理成本维度是分红行为背后的主要候选经济维度，</w:t>
      </w:r>
      <w:r>
        <w:rPr>
          <w:rFonts w:hint="eastAsia"/>
          <w:b/>
          <w:bCs/>
        </w:rPr>
        <w:t xml:space="preserve">与假设</w:t>
      </w:r>
      <w:r>
        <w:rPr>
          <w:b/>
          <w:bCs/>
        </w:rPr>
        <w:t xml:space="preserve"> H1 </w:t>
      </w:r>
      <w:r>
        <w:rPr>
          <w:rFonts w:hint="eastAsia"/>
          <w:b/>
          <w:bCs/>
        </w:rPr>
        <w:t xml:space="preserve">的预测一致</w:t>
      </w:r>
      <w:r>
        <w:t xml:space="preserve">。</w:t>
      </w:r>
    </w:p>
    <w:bookmarkEnd w:id="81"/>
    <w:bookmarkStart w:id="82" w:name="降维后的预测性能检验"/>
    <w:p>
      <w:pPr>
        <w:pStyle w:val="4"/>
      </w:pPr>
      <w:r>
        <w:t xml:space="preserve">3.6.3 </w:t>
      </w:r>
      <w:r>
        <w:rPr>
          <w:rFonts w:hint="eastAsia"/>
        </w:rPr>
        <w:t xml:space="preserve">降维后的预测性能检验</w:t>
      </w:r>
    </w:p>
    <w:p>
      <w:pPr>
        <w:pStyle w:val="FirstParagraph"/>
      </w:pPr>
      <w:r>
        <w:rPr>
          <w:rFonts w:hint="eastAsia"/>
        </w:rPr>
        <w:t xml:space="preserve">为定量评估主成分特征的信息浓缩程度，分别使用</w:t>
      </w:r>
      <w:r>
        <w:t xml:space="preserve"> PCA </w:t>
      </w:r>
      <w:r>
        <w:rPr>
          <w:rFonts w:hint="eastAsia"/>
        </w:rPr>
        <w:t xml:space="preserve">提取的</w:t>
      </w:r>
      <w:r>
        <w:t xml:space="preserve"> 18 </w:t>
      </w:r>
      <w:r>
        <w:rPr>
          <w:rFonts w:hint="eastAsia"/>
        </w:rPr>
        <w:t xml:space="preserve">个主成分和原始</w:t>
      </w:r>
      <w:r>
        <w:t xml:space="preserve"> 71 </w:t>
      </w:r>
      <w:r>
        <w:rPr>
          <w:rFonts w:hint="eastAsia"/>
        </w:rPr>
        <w:t xml:space="preserve">个特征训练</w:t>
      </w:r>
      <w:r>
        <w:t xml:space="preserve"> RF </w:t>
      </w:r>
      <w:r>
        <w:rPr>
          <w:rFonts w:hint="eastAsia"/>
        </w:rPr>
        <w:t xml:space="preserve">与</w:t>
      </w:r>
      <w:r>
        <w:t xml:space="preserve"> GBDT </w:t>
      </w:r>
      <w:r>
        <w:rPr>
          <w:rFonts w:hint="eastAsia"/>
        </w:rPr>
        <w:t xml:space="preserve">模型，在同一</w:t>
      </w:r>
      <w:r>
        <w:t xml:space="preserve"> 16 </w:t>
      </w:r>
      <w:r>
        <w:rPr>
          <w:rFonts w:hint="eastAsia"/>
        </w:rPr>
        <w:t xml:space="preserve">轮滚动框架下对比预测性能。如表5所示，降维后模型的样本外</w:t>
      </w:r>
      <w:r>
        <w:t xml:space="preserve"> R² </w:t>
      </w:r>
      <w:r>
        <w:rPr>
          <w:rFonts w:hint="eastAsia"/>
        </w:rPr>
        <w:t xml:space="preserve">出现较大幅度下降：RF</w:t>
      </w:r>
      <w:r>
        <w:t xml:space="preserve"> </w:t>
      </w:r>
      <w:r>
        <w:rPr>
          <w:rFonts w:hint="eastAsia"/>
        </w:rPr>
        <w:t xml:space="preserve">从</w:t>
      </w:r>
      <w:r>
        <w:t xml:space="preserve"> 0.2510 </w:t>
      </w:r>
      <w:r>
        <w:rPr>
          <w:rFonts w:hint="eastAsia"/>
        </w:rPr>
        <w:t xml:space="preserve">降至</w:t>
      </w:r>
      <w:r>
        <w:t xml:space="preserve"> </w:t>
      </w:r>
      <w:r>
        <w:rPr>
          <w:rFonts w:hint="eastAsia"/>
        </w:rPr>
        <w:t xml:space="preserve">0.0576，GBDT</w:t>
      </w:r>
      <w:r>
        <w:t xml:space="preserve"> </w:t>
      </w:r>
      <w:r>
        <w:rPr>
          <w:rFonts w:hint="eastAsia"/>
        </w:rPr>
        <w:t xml:space="preserve">从</w:t>
      </w:r>
      <w:r>
        <w:t xml:space="preserve"> 0.2368 </w:t>
      </w:r>
      <w:r>
        <w:rPr>
          <w:rFonts w:hint="eastAsia"/>
        </w:rPr>
        <w:t xml:space="preserve">降至</w:t>
      </w:r>
      <w:r>
        <w:t xml:space="preserve"> 0.0818。</w:t>
      </w:r>
    </w:p>
    <w:p>
      <w:pPr>
        <w:pStyle w:val="BodyText"/>
      </w:pPr>
      <w:r>
        <w:rPr>
          <w:rFonts w:hint="eastAsia"/>
          <w:b/>
          <w:bCs/>
        </w:rPr>
        <w:t xml:space="preserve">表5</w:t>
      </w:r>
      <w:r>
        <w:rPr>
          <w:b/>
          <w:bCs/>
        </w:rPr>
        <w:t xml:space="preserve"> </w:t>
      </w:r>
      <w:r>
        <w:rPr>
          <w:rFonts w:hint="eastAsia"/>
          <w:b/>
          <w:bCs/>
        </w:rPr>
        <w:t xml:space="preserve">PCA降维特征与原始特征的模型预测性能对比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模型-特征组合</w:t>
            </w:r>
          </w:p>
        </w:tc>
        <w:tc>
          <w:tcPr/>
          <w:p>
            <w:pPr>
              <w:pStyle w:val="Compact"/>
            </w:pPr>
            <w:r>
              <w:rPr>
                <w:rFonts w:hint="eastAsia"/>
              </w:rPr>
              <w:t xml:space="preserve">样本内</w:t>
            </w:r>
            <w:r>
              <w:t xml:space="preserve"> R²</w:t>
            </w:r>
          </w:p>
        </w:tc>
        <w:tc>
          <w:tcPr/>
          <w:p>
            <w:pPr>
              <w:pStyle w:val="Compact"/>
            </w:pPr>
            <w:r>
              <w:rPr>
                <w:rFonts w:hint="eastAsia"/>
              </w:rPr>
              <w:t xml:space="preserve">样本外</w:t>
            </w:r>
            <w:r>
              <w:t xml:space="preserve"> R²</w:t>
            </w:r>
          </w:p>
        </w:tc>
        <w:tc>
          <w:tcPr/>
          <w:p>
            <w:pPr>
              <w:pStyle w:val="Compact"/>
            </w:pPr>
            <w:r>
              <w:t xml:space="preserve">MSE</w:t>
            </w:r>
          </w:p>
        </w:tc>
        <w:tc>
          <w:tcPr/>
          <w:p>
            <w:pPr>
              <w:pStyle w:val="Compact"/>
            </w:pPr>
            <w:r>
              <w:t xml:space="preserve">MAE</w:t>
            </w:r>
          </w:p>
        </w:tc>
      </w:tr>
      <w:tr>
        <w:tc>
          <w:tcPr/>
          <w:p>
            <w:pPr>
              <w:pStyle w:val="Compact"/>
            </w:pPr>
            <w:r>
              <w:rPr>
                <w:rFonts w:hint="eastAsia"/>
              </w:rPr>
              <w:t xml:space="preserve">RF-原始71特征</w:t>
            </w:r>
          </w:p>
        </w:tc>
        <w:tc>
          <w:tcPr/>
          <w:p>
            <w:pPr>
              <w:pStyle w:val="Compact"/>
            </w:pPr>
            <w:r>
              <w:t xml:space="preserve">0.9018</w:t>
            </w:r>
          </w:p>
        </w:tc>
        <w:tc>
          <w:tcPr/>
          <w:p>
            <w:pPr>
              <w:pStyle w:val="Compact"/>
            </w:pPr>
            <w:r>
              <w:rPr>
                <w:b/>
                <w:bCs/>
              </w:rPr>
              <w:t xml:space="preserve">0.2510</w:t>
            </w:r>
          </w:p>
        </w:tc>
        <w:tc>
          <w:tcPr/>
          <w:p>
            <w:pPr>
              <w:pStyle w:val="Compact"/>
            </w:pPr>
            <w:r>
              <w:t xml:space="preserve">0.0776</w:t>
            </w:r>
          </w:p>
        </w:tc>
        <w:tc>
          <w:tcPr/>
          <w:p>
            <w:pPr>
              <w:pStyle w:val="Compact"/>
            </w:pPr>
            <w:r>
              <w:t xml:space="preserve">0.1624</w:t>
            </w:r>
          </w:p>
        </w:tc>
      </w:tr>
      <w:tr>
        <w:tc>
          <w:tcPr/>
          <w:p>
            <w:pPr>
              <w:pStyle w:val="Compact"/>
            </w:pPr>
            <w:r>
              <w:rPr>
                <w:rFonts w:hint="eastAsia"/>
              </w:rPr>
              <w:t xml:space="preserve">RF-PCA(18)特征</w:t>
            </w:r>
          </w:p>
        </w:tc>
        <w:tc>
          <w:tcPr/>
          <w:p>
            <w:pPr>
              <w:pStyle w:val="Compact"/>
            </w:pPr>
            <w:r>
              <w:t xml:space="preserve">0.8814</w:t>
            </w:r>
          </w:p>
        </w:tc>
        <w:tc>
          <w:tcPr/>
          <w:p>
            <w:pPr>
              <w:pStyle w:val="Compact"/>
            </w:pPr>
            <w:r>
              <w:t xml:space="preserve">0.0576</w:t>
            </w:r>
          </w:p>
        </w:tc>
        <w:tc>
          <w:tcPr/>
          <w:p>
            <w:pPr>
              <w:pStyle w:val="Compact"/>
            </w:pPr>
            <w:r>
              <w:t xml:space="preserve">0.0958</w:t>
            </w:r>
          </w:p>
        </w:tc>
        <w:tc>
          <w:tcPr/>
          <w:p>
            <w:pPr>
              <w:pStyle w:val="Compact"/>
            </w:pPr>
            <w:r>
              <w:t xml:space="preserve">0.2003</w:t>
            </w:r>
          </w:p>
        </w:tc>
      </w:tr>
      <w:tr>
        <w:tc>
          <w:tcPr/>
          <w:p>
            <w:pPr>
              <w:pStyle w:val="Compact"/>
            </w:pPr>
            <w:r>
              <w:rPr>
                <w:rFonts w:hint="eastAsia"/>
              </w:rPr>
              <w:t xml:space="preserve">GBDT-原始71特征</w:t>
            </w:r>
          </w:p>
        </w:tc>
        <w:tc>
          <w:tcPr/>
          <w:p>
            <w:pPr>
              <w:pStyle w:val="Compact"/>
            </w:pPr>
            <w:r>
              <w:t xml:space="preserve">0.6075</w:t>
            </w:r>
          </w:p>
        </w:tc>
        <w:tc>
          <w:tcPr/>
          <w:p>
            <w:pPr>
              <w:pStyle w:val="Compact"/>
            </w:pPr>
            <w:r>
              <w:rPr>
                <w:b/>
                <w:bCs/>
              </w:rPr>
              <w:t xml:space="preserve">0.2368</w:t>
            </w:r>
          </w:p>
        </w:tc>
        <w:tc>
          <w:tcPr/>
          <w:p>
            <w:pPr>
              <w:pStyle w:val="Compact"/>
            </w:pPr>
            <w:r>
              <w:t xml:space="preserve">0.0790</w:t>
            </w:r>
          </w:p>
        </w:tc>
        <w:tc>
          <w:tcPr/>
          <w:p>
            <w:pPr>
              <w:pStyle w:val="Compact"/>
            </w:pPr>
            <w:r>
              <w:t xml:space="preserve">0.1646</w:t>
            </w:r>
          </w:p>
        </w:tc>
      </w:tr>
      <w:tr>
        <w:tc>
          <w:tcPr/>
          <w:p>
            <w:pPr>
              <w:pStyle w:val="Compact"/>
            </w:pPr>
            <w:r>
              <w:rPr>
                <w:rFonts w:hint="eastAsia"/>
              </w:rPr>
              <w:t xml:space="preserve">GBDT-PCA(18)特征</w:t>
            </w:r>
          </w:p>
        </w:tc>
        <w:tc>
          <w:tcPr/>
          <w:p>
            <w:pPr>
              <w:pStyle w:val="Compact"/>
            </w:pPr>
            <w:r>
              <w:t xml:space="preserve">0.4741</w:t>
            </w:r>
          </w:p>
        </w:tc>
        <w:tc>
          <w:tcPr/>
          <w:p>
            <w:pPr>
              <w:pStyle w:val="Compact"/>
            </w:pPr>
            <w:r>
              <w:t xml:space="preserve">0.0818</w:t>
            </w:r>
          </w:p>
        </w:tc>
        <w:tc>
          <w:tcPr/>
          <w:p>
            <w:pPr>
              <w:pStyle w:val="Compact"/>
            </w:pPr>
            <w:r>
              <w:t xml:space="preserve">0.0940</w:t>
            </w:r>
          </w:p>
        </w:tc>
        <w:tc>
          <w:tcPr/>
          <w:p>
            <w:pPr>
              <w:pStyle w:val="Compact"/>
            </w:pPr>
            <w:r>
              <w:t xml:space="preserve">0.1988</w:t>
            </w:r>
          </w:p>
        </w:tc>
      </w:tr>
    </w:tbl>
    <w:p>
      <w:pPr>
        <w:pStyle w:val="BodyText"/>
      </w:pPr>
      <w:r>
        <w:rPr>
          <w:rFonts w:hint="eastAsia"/>
        </w:rPr>
        <w:t xml:space="preserve">注：数据来源于</w:t>
      </w:r>
      <w:r>
        <w:t xml:space="preserve"> CSMAR </w:t>
      </w:r>
      <w:r>
        <w:rPr>
          <w:rFonts w:hint="eastAsia"/>
        </w:rPr>
        <w:t xml:space="preserve">数据库，PCA</w:t>
      </w:r>
      <w:r>
        <w:t xml:space="preserve"> </w:t>
      </w:r>
      <w:r>
        <w:rPr>
          <w:rFonts w:hint="eastAsia"/>
        </w:rPr>
        <w:t xml:space="preserve">以</w:t>
      </w:r>
      <w:r>
        <w:t xml:space="preserve"> 2006 </w:t>
      </w:r>
      <w:r>
        <w:rPr>
          <w:rFonts w:hint="eastAsia"/>
        </w:rPr>
        <w:t xml:space="preserve">年截面为基准拟合（K=18），作者计算。</w:t>
      </w:r>
    </w:p>
    <w:p>
      <w:pPr>
        <w:pStyle w:val="BodyText"/>
      </w:pPr>
      <w:r>
        <w:t xml:space="preserve">R² </w:t>
      </w:r>
      <w:r>
        <w:rPr>
          <w:rFonts w:hint="eastAsia"/>
        </w:rPr>
        <w:t xml:space="preserve">的大幅下降可归因于以下因素的联合作用：其一，PCA</w:t>
      </w:r>
      <w:r>
        <w:t xml:space="preserve"> </w:t>
      </w:r>
      <w:r>
        <w:rPr>
          <w:rFonts w:hint="eastAsia"/>
        </w:rPr>
        <w:t xml:space="preserve">仅对</w:t>
      </w:r>
      <w:r>
        <w:t xml:space="preserve"> 35 </w:t>
      </w:r>
      <w:r>
        <w:rPr>
          <w:rFonts w:hint="eastAsia"/>
        </w:rPr>
        <w:t xml:space="preserve">个连续特征降维，原始特征集中</w:t>
      </w:r>
      <w:r>
        <w:t xml:space="preserve"> 36 </w:t>
      </w:r>
      <w:r>
        <w:rPr>
          <w:rFonts w:hint="eastAsia"/>
        </w:rPr>
        <w:t xml:space="preserve">个行业虚拟变量所携带的行业异质性信息在</w:t>
      </w:r>
      <w:r>
        <w:t xml:space="preserve"> PCA </w:t>
      </w:r>
      <w:r>
        <w:rPr>
          <w:rFonts w:hint="eastAsia"/>
        </w:rPr>
        <w:t xml:space="preserve">中被排除；其二，PCA</w:t>
      </w:r>
      <w:r>
        <w:t xml:space="preserve"> </w:t>
      </w:r>
      <w:r>
        <w:rPr>
          <w:rFonts w:hint="eastAsia"/>
        </w:rPr>
        <w:t xml:space="preserve">作为线性变换，无法保留特征之间的非线性交互关系，而</w:t>
      </w:r>
      <w:r>
        <w:t xml:space="preserve"> RF </w:t>
      </w:r>
      <w:r>
        <w:rPr>
          <w:rFonts w:hint="eastAsia"/>
        </w:rPr>
        <w:t xml:space="preserve">和</w:t>
      </w:r>
      <w:r>
        <w:t xml:space="preserve"> GBDT </w:t>
      </w:r>
      <w:r>
        <w:rPr>
          <w:rFonts w:hint="eastAsia"/>
        </w:rPr>
        <w:t xml:space="preserve">恰恰依赖变量间的高阶交互效应获取预测能力。由于上述两个因素同时变化，无法将</w:t>
      </w:r>
      <w:r>
        <w:t xml:space="preserve"> R² </w:t>
      </w:r>
      <w:r>
        <w:rPr>
          <w:rFonts w:hint="eastAsia"/>
        </w:rPr>
        <w:t xml:space="preserve">下降精确归因于某一单一因素，但该结果至少表明，行业效应和非线性交互是集成学习模型预测分红行为的重要信息来源。</w:t>
      </w:r>
    </w:p>
    <w:bookmarkEnd w:id="82"/>
    <w:bookmarkEnd w:id="83"/>
    <w:bookmarkStart w:id="84" w:name="子样本稳健性检验"/>
    <w:p>
      <w:pPr>
        <w:pStyle w:val="3"/>
      </w:pPr>
      <w:r>
        <w:t xml:space="preserve">3.7 </w:t>
      </w:r>
      <w:r>
        <w:rPr>
          <w:rFonts w:hint="eastAsia"/>
        </w:rPr>
        <w:t xml:space="preserve">子样本稳健性检验</w:t>
      </w:r>
    </w:p>
    <w:p>
      <w:pPr>
        <w:pStyle w:val="FirstParagraph"/>
      </w:pPr>
      <w:r>
        <w:rPr>
          <w:rFonts w:hint="eastAsia"/>
        </w:rPr>
        <w:t xml:space="preserve">为检验上述关键动因识别结果的稳健性，本章进一步在多个子样本上重复一年期滚动预测分析。表6汇报了各子样本的预测性能与</w:t>
      </w:r>
      <w:r>
        <w:t xml:space="preserve"> Top 3 </w:t>
      </w:r>
      <w:r>
        <w:rPr>
          <w:rFonts w:hint="eastAsia"/>
        </w:rPr>
        <w:t xml:space="preserve">特征。</w:t>
      </w:r>
    </w:p>
    <w:p>
      <w:pPr>
        <w:pStyle w:val="BodyText"/>
      </w:pPr>
      <w:r>
        <w:rPr>
          <w:rFonts w:hint="eastAsia"/>
          <w:b/>
          <w:bCs/>
        </w:rPr>
        <w:t xml:space="preserve">表6</w:t>
      </w:r>
      <w:r>
        <w:rPr>
          <w:b/>
          <w:bCs/>
        </w:rPr>
        <w:t xml:space="preserve"> </w:t>
      </w:r>
      <w:r>
        <w:rPr>
          <w:rFonts w:hint="eastAsia"/>
          <w:b/>
          <w:bCs/>
        </w:rPr>
        <w:t xml:space="preserve">子样本稳健性检验结果</w:t>
      </w:r>
    </w:p>
    <w:tbl>
      <w:tblPr>
        <w:tblStyle w:val="Table"/>
        <w:tblW w:type="pct" w:w="5000"/>
        <w:tblLayout w:type="fixed"/>
        <w:tblLook w:firstRow="1" w:lastRow="0" w:firstColumn="0" w:lastColumn="0" w:noHBand="0" w:noVBand="0" w:val="0020"/>
      </w:tblPr>
      <w:tblGrid>
        <w:gridCol w:w="833"/>
        <w:gridCol w:w="833"/>
        <w:gridCol w:w="1146"/>
        <w:gridCol w:w="1354"/>
        <w:gridCol w:w="1563"/>
        <w:gridCol w:w="1042"/>
        <w:gridCol w:w="1146"/>
      </w:tblGrid>
      <w:tr>
        <w:trPr>
          <w:tblHeader w:val="on"/>
        </w:trPr>
        <w:tc>
          <w:tcPr/>
          <w:p>
            <w:pPr>
              <w:pStyle w:val="Compact"/>
            </w:pPr>
            <w:r>
              <w:rPr>
                <w:rFonts w:hint="eastAsia"/>
              </w:rPr>
              <w:t xml:space="preserve">子样本</w:t>
            </w:r>
          </w:p>
        </w:tc>
        <w:tc>
          <w:tcPr/>
          <w:p>
            <w:pPr>
              <w:pStyle w:val="Compact"/>
            </w:pPr>
            <w:r>
              <w:rPr>
                <w:rFonts w:hint="eastAsia"/>
              </w:rPr>
              <w:t xml:space="preserve">观测数</w:t>
            </w:r>
          </w:p>
        </w:tc>
        <w:tc>
          <w:tcPr/>
          <w:p>
            <w:pPr>
              <w:pStyle w:val="Compact"/>
            </w:pPr>
            <w:r>
              <w:rPr>
                <w:rFonts w:hint="eastAsia"/>
              </w:rPr>
              <w:t xml:space="preserve">滚动窗口数</w:t>
            </w:r>
          </w:p>
        </w:tc>
        <w:tc>
          <w:tcPr/>
          <w:p>
            <w:pPr>
              <w:pStyle w:val="Compact"/>
            </w:pPr>
            <w:r>
              <w:t xml:space="preserve">RF </w:t>
            </w:r>
            <w:r>
              <w:rPr>
                <w:rFonts w:hint="eastAsia"/>
              </w:rPr>
              <w:t xml:space="preserve">样本外</w:t>
            </w:r>
            <w:r>
              <w:t xml:space="preserve"> R²</w:t>
            </w:r>
          </w:p>
        </w:tc>
        <w:tc>
          <w:tcPr/>
          <w:p>
            <w:pPr>
              <w:pStyle w:val="Compact"/>
            </w:pPr>
            <w:r>
              <w:t xml:space="preserve">GBDT </w:t>
            </w:r>
            <w:r>
              <w:rPr>
                <w:rFonts w:hint="eastAsia"/>
              </w:rPr>
              <w:t xml:space="preserve">样本外</w:t>
            </w:r>
            <w:r>
              <w:t xml:space="preserve"> R²</w:t>
            </w:r>
          </w:p>
        </w:tc>
        <w:tc>
          <w:tcPr/>
          <w:p>
            <w:pPr>
              <w:pStyle w:val="Compact"/>
            </w:pPr>
            <w:r>
              <w:t xml:space="preserve">RF Top 3</w:t>
            </w:r>
          </w:p>
        </w:tc>
        <w:tc>
          <w:tcPr/>
          <w:p>
            <w:pPr>
              <w:pStyle w:val="Compact"/>
            </w:pPr>
            <w:r>
              <w:t xml:space="preserve">GBDT Top 3</w:t>
            </w:r>
          </w:p>
        </w:tc>
      </w:tr>
      <w:tr>
        <w:tc>
          <w:tcPr/>
          <w:p>
            <w:pPr>
              <w:pStyle w:val="Compact"/>
            </w:pPr>
            <w:r>
              <w:rPr>
                <w:rFonts w:hint="eastAsia"/>
              </w:rPr>
              <w:t xml:space="preserve">全样本</w:t>
            </w:r>
          </w:p>
        </w:tc>
        <w:tc>
          <w:tcPr/>
          <w:p>
            <w:pPr>
              <w:pStyle w:val="Compact"/>
            </w:pPr>
            <w:r>
              <w:t xml:space="preserve">31,469</w:t>
            </w:r>
          </w:p>
        </w:tc>
        <w:tc>
          <w:tcPr/>
          <w:p>
            <w:pPr>
              <w:pStyle w:val="Compact"/>
            </w:pPr>
            <w:r>
              <w:t xml:space="preserve">16</w:t>
            </w:r>
          </w:p>
        </w:tc>
        <w:tc>
          <w:tcPr/>
          <w:p>
            <w:pPr>
              <w:pStyle w:val="Compact"/>
            </w:pPr>
            <w:r>
              <w:t xml:space="preserve">0.2510</w:t>
            </w:r>
          </w:p>
        </w:tc>
        <w:tc>
          <w:tcPr/>
          <w:p>
            <w:pPr>
              <w:pStyle w:val="Compact"/>
            </w:pPr>
            <w:r>
              <w:t xml:space="preserve">0.2368</w:t>
            </w:r>
          </w:p>
        </w:tc>
        <w:tc>
          <w:tcPr/>
          <w:p>
            <w:pPr>
              <w:pStyle w:val="Compact"/>
            </w:pPr>
            <w:r>
              <w:t xml:space="preserve">Dividend_lag, ROA, Retainedearn_ratio</w:t>
            </w:r>
          </w:p>
        </w:tc>
        <w:tc>
          <w:tcPr/>
          <w:p>
            <w:pPr>
              <w:pStyle w:val="Compact"/>
            </w:pPr>
            <w:r>
              <w:t xml:space="preserve">Dividend_lag, ROA, Retainedearn_ratio</w:t>
            </w:r>
          </w:p>
        </w:tc>
      </w:tr>
      <w:tr>
        <w:tc>
          <w:tcPr/>
          <w:p>
            <w:pPr>
              <w:pStyle w:val="Compact"/>
            </w:pPr>
            <w:r>
              <w:rPr>
                <w:rFonts w:hint="eastAsia"/>
              </w:rPr>
              <w:t xml:space="preserve">国有企业</w:t>
            </w:r>
          </w:p>
        </w:tc>
        <w:tc>
          <w:tcPr/>
          <w:p>
            <w:pPr>
              <w:pStyle w:val="Compact"/>
            </w:pPr>
            <w:r>
              <w:t xml:space="preserve">13,294</w:t>
            </w:r>
          </w:p>
        </w:tc>
        <w:tc>
          <w:tcPr/>
          <w:p>
            <w:pPr>
              <w:pStyle w:val="Compact"/>
            </w:pPr>
            <w:r>
              <w:t xml:space="preserve">16</w:t>
            </w:r>
          </w:p>
        </w:tc>
        <w:tc>
          <w:tcPr/>
          <w:p>
            <w:pPr>
              <w:pStyle w:val="Compact"/>
            </w:pPr>
            <w:r>
              <w:t xml:space="preserve">0.2540</w:t>
            </w:r>
          </w:p>
        </w:tc>
        <w:tc>
          <w:tcPr/>
          <w:p>
            <w:pPr>
              <w:pStyle w:val="Compact"/>
            </w:pPr>
            <w:r>
              <w:t xml:space="preserve">0.2237</w:t>
            </w:r>
          </w:p>
        </w:tc>
        <w:tc>
          <w:tcPr/>
          <w:p>
            <w:pPr>
              <w:pStyle w:val="Compact"/>
            </w:pPr>
            <w:r>
              <w:t xml:space="preserve">Dividend_lag, ROA, Retainedearn_ratio</w:t>
            </w:r>
          </w:p>
        </w:tc>
        <w:tc>
          <w:tcPr/>
          <w:p>
            <w:pPr>
              <w:pStyle w:val="Compact"/>
            </w:pPr>
            <w:r>
              <w:t xml:space="preserve">Dividend_lag, ROA, Retainedearn_ratio</w:t>
            </w:r>
          </w:p>
        </w:tc>
      </w:tr>
      <w:tr>
        <w:tc>
          <w:tcPr/>
          <w:p>
            <w:pPr>
              <w:pStyle w:val="Compact"/>
            </w:pPr>
            <w:r>
              <w:rPr>
                <w:rFonts w:hint="eastAsia"/>
              </w:rPr>
              <w:t xml:space="preserve">非国有企业</w:t>
            </w:r>
          </w:p>
        </w:tc>
        <w:tc>
          <w:tcPr/>
          <w:p>
            <w:pPr>
              <w:pStyle w:val="Compact"/>
            </w:pPr>
            <w:r>
              <w:t xml:space="preserve">18,175</w:t>
            </w:r>
          </w:p>
        </w:tc>
        <w:tc>
          <w:tcPr/>
          <w:p>
            <w:pPr>
              <w:pStyle w:val="Compact"/>
            </w:pPr>
            <w:r>
              <w:t xml:space="preserve">16</w:t>
            </w:r>
          </w:p>
        </w:tc>
        <w:tc>
          <w:tcPr/>
          <w:p>
            <w:pPr>
              <w:pStyle w:val="Compact"/>
            </w:pPr>
            <w:r>
              <w:t xml:space="preserve">0.2183</w:t>
            </w:r>
          </w:p>
        </w:tc>
        <w:tc>
          <w:tcPr/>
          <w:p>
            <w:pPr>
              <w:pStyle w:val="Compact"/>
            </w:pPr>
            <w:r>
              <w:t xml:space="preserve">0.1784</w:t>
            </w:r>
          </w:p>
        </w:tc>
        <w:tc>
          <w:tcPr/>
          <w:p>
            <w:pPr>
              <w:pStyle w:val="Compact"/>
            </w:pPr>
            <w:r>
              <w:t xml:space="preserve">Dividend_lag, ROA, Retainedearn_ratio</w:t>
            </w:r>
          </w:p>
        </w:tc>
        <w:tc>
          <w:tcPr/>
          <w:p>
            <w:pPr>
              <w:pStyle w:val="Compact"/>
            </w:pPr>
            <w:r>
              <w:t xml:space="preserve">Dividend_lag, ROA, Retainedearn_ratio</w:t>
            </w:r>
          </w:p>
        </w:tc>
      </w:tr>
      <w:tr>
        <w:tc>
          <w:tcPr/>
          <w:p>
            <w:pPr>
              <w:pStyle w:val="Compact"/>
            </w:pPr>
            <w:r>
              <w:rPr>
                <w:rFonts w:hint="eastAsia"/>
              </w:rPr>
              <w:t xml:space="preserve">高现金流</w:t>
            </w:r>
          </w:p>
        </w:tc>
        <w:tc>
          <w:tcPr/>
          <w:p>
            <w:pPr>
              <w:pStyle w:val="Compact"/>
            </w:pPr>
            <w:r>
              <w:t xml:space="preserve">15,588</w:t>
            </w:r>
          </w:p>
        </w:tc>
        <w:tc>
          <w:tcPr/>
          <w:p>
            <w:pPr>
              <w:pStyle w:val="Compact"/>
            </w:pPr>
            <w:r>
              <w:t xml:space="preserve">16</w:t>
            </w:r>
          </w:p>
        </w:tc>
        <w:tc>
          <w:tcPr/>
          <w:p>
            <w:pPr>
              <w:pStyle w:val="Compact"/>
            </w:pPr>
            <w:r>
              <w:t xml:space="preserve">0.2452</w:t>
            </w:r>
          </w:p>
        </w:tc>
        <w:tc>
          <w:tcPr/>
          <w:p>
            <w:pPr>
              <w:pStyle w:val="Compact"/>
            </w:pPr>
            <w:r>
              <w:t xml:space="preserve">0.1872</w:t>
            </w:r>
          </w:p>
        </w:tc>
        <w:tc>
          <w:tcPr/>
          <w:p>
            <w:pPr>
              <w:pStyle w:val="Compact"/>
            </w:pPr>
            <w:r>
              <w:t xml:space="preserve">Dividend_lag, Retainedearn_ratio, ROA</w:t>
            </w:r>
          </w:p>
        </w:tc>
        <w:tc>
          <w:tcPr/>
          <w:p>
            <w:pPr>
              <w:pStyle w:val="Compact"/>
            </w:pPr>
            <w:r>
              <w:t xml:space="preserve">Dividend_lag, ROA, Retainedearn_ratio</w:t>
            </w:r>
          </w:p>
        </w:tc>
      </w:tr>
      <w:tr>
        <w:tc>
          <w:tcPr/>
          <w:p>
            <w:pPr>
              <w:pStyle w:val="Compact"/>
            </w:pPr>
            <w:r>
              <w:rPr>
                <w:rFonts w:hint="eastAsia"/>
              </w:rPr>
              <w:t xml:space="preserve">低现金流</w:t>
            </w:r>
          </w:p>
        </w:tc>
        <w:tc>
          <w:tcPr/>
          <w:p>
            <w:pPr>
              <w:pStyle w:val="Compact"/>
            </w:pPr>
            <w:r>
              <w:t xml:space="preserve">15,588</w:t>
            </w:r>
          </w:p>
        </w:tc>
        <w:tc>
          <w:tcPr/>
          <w:p>
            <w:pPr>
              <w:pStyle w:val="Compact"/>
            </w:pPr>
            <w:r>
              <w:t xml:space="preserve">16</w:t>
            </w:r>
          </w:p>
        </w:tc>
        <w:tc>
          <w:tcPr/>
          <w:p>
            <w:pPr>
              <w:pStyle w:val="Compact"/>
            </w:pPr>
            <w:r>
              <w:t xml:space="preserve">0.1913</w:t>
            </w:r>
          </w:p>
        </w:tc>
        <w:tc>
          <w:tcPr/>
          <w:p>
            <w:pPr>
              <w:pStyle w:val="Compact"/>
            </w:pPr>
            <w:r>
              <w:t xml:space="preserve">0.1735</w:t>
            </w:r>
          </w:p>
        </w:tc>
        <w:tc>
          <w:tcPr/>
          <w:p>
            <w:pPr>
              <w:pStyle w:val="Compact"/>
            </w:pPr>
            <w:r>
              <w:t xml:space="preserve">Dividend_lag, ROA, Retainedearn_ratio</w:t>
            </w:r>
          </w:p>
        </w:tc>
        <w:tc>
          <w:tcPr/>
          <w:p>
            <w:pPr>
              <w:pStyle w:val="Compact"/>
            </w:pPr>
            <w:r>
              <w:t xml:space="preserve">Dividend_lag, ROA, Tax_ratio</w:t>
            </w:r>
          </w:p>
        </w:tc>
      </w:tr>
      <w:tr>
        <w:tc>
          <w:tcPr/>
          <w:p>
            <w:pPr>
              <w:pStyle w:val="Compact"/>
            </w:pPr>
            <w:r>
              <w:rPr>
                <w:rFonts w:hint="eastAsia"/>
              </w:rPr>
              <w:t xml:space="preserve">2011年及之前</w:t>
            </w:r>
          </w:p>
        </w:tc>
        <w:tc>
          <w:tcPr/>
          <w:p>
            <w:pPr>
              <w:pStyle w:val="Compact"/>
            </w:pPr>
            <w:r>
              <w:t xml:space="preserve">5,722</w:t>
            </w:r>
          </w:p>
        </w:tc>
        <w:tc>
          <w:tcPr/>
          <w:p>
            <w:pPr>
              <w:pStyle w:val="Compact"/>
            </w:pPr>
            <w:r>
              <w:t xml:space="preserve">5</w:t>
            </w:r>
          </w:p>
        </w:tc>
        <w:tc>
          <w:tcPr/>
          <w:p>
            <w:pPr>
              <w:pStyle w:val="Compact"/>
            </w:pPr>
            <w:r>
              <w:t xml:space="preserve">0.1690</w:t>
            </w:r>
          </w:p>
        </w:tc>
        <w:tc>
          <w:tcPr/>
          <w:p>
            <w:pPr>
              <w:pStyle w:val="Compact"/>
            </w:pPr>
            <w:r>
              <w:t xml:space="preserve">0.1516</w:t>
            </w:r>
          </w:p>
        </w:tc>
        <w:tc>
          <w:tcPr/>
          <w:p>
            <w:pPr>
              <w:pStyle w:val="Compact"/>
            </w:pPr>
            <w:r>
              <w:t xml:space="preserve">Dividend_lag, ROA, Retainedearn_ratio</w:t>
            </w:r>
          </w:p>
        </w:tc>
        <w:tc>
          <w:tcPr/>
          <w:p>
            <w:pPr>
              <w:pStyle w:val="Compact"/>
            </w:pPr>
            <w:r>
              <w:t xml:space="preserve">Dividend_lag, ROA, Retainedearn_ratio</w:t>
            </w:r>
          </w:p>
        </w:tc>
      </w:tr>
      <w:tr>
        <w:tc>
          <w:tcPr/>
          <w:p>
            <w:pPr>
              <w:pStyle w:val="Compact"/>
            </w:pPr>
            <w:r>
              <w:rPr>
                <w:rFonts w:hint="eastAsia"/>
              </w:rPr>
              <w:t xml:space="preserve">2014年及之后</w:t>
            </w:r>
          </w:p>
        </w:tc>
        <w:tc>
          <w:tcPr/>
          <w:p>
            <w:pPr>
              <w:pStyle w:val="Compact"/>
            </w:pPr>
            <w:r>
              <w:t xml:space="preserve">22,421</w:t>
            </w:r>
          </w:p>
        </w:tc>
        <w:tc>
          <w:tcPr/>
          <w:p>
            <w:pPr>
              <w:pStyle w:val="Compact"/>
            </w:pPr>
            <w:r>
              <w:t xml:space="preserve">8</w:t>
            </w:r>
          </w:p>
        </w:tc>
        <w:tc>
          <w:tcPr/>
          <w:p>
            <w:pPr>
              <w:pStyle w:val="Compact"/>
            </w:pPr>
            <w:r>
              <w:t xml:space="preserve">0.3303</w:t>
            </w:r>
          </w:p>
        </w:tc>
        <w:tc>
          <w:tcPr/>
          <w:p>
            <w:pPr>
              <w:pStyle w:val="Compact"/>
            </w:pPr>
            <w:r>
              <w:t xml:space="preserve">0.3203</w:t>
            </w:r>
          </w:p>
        </w:tc>
        <w:tc>
          <w:tcPr/>
          <w:p>
            <w:pPr>
              <w:pStyle w:val="Compact"/>
            </w:pPr>
            <w:r>
              <w:t xml:space="preserve">Dividend_lag, ROA, Retainedearn_ratio</w:t>
            </w:r>
          </w:p>
        </w:tc>
        <w:tc>
          <w:tcPr/>
          <w:p>
            <w:pPr>
              <w:pStyle w:val="Compact"/>
            </w:pPr>
            <w:r>
              <w:t xml:space="preserve">Dividend_lag, ROA, Retainedearn_ratio</w:t>
            </w:r>
          </w:p>
        </w:tc>
      </w:tr>
    </w:tbl>
    <w:p>
      <w:pPr>
        <w:pStyle w:val="BodyText"/>
      </w:pPr>
      <w:r>
        <w:rPr>
          <w:rFonts w:hint="eastAsia"/>
        </w:rPr>
        <w:t xml:space="preserve">注：数据来源于</w:t>
      </w:r>
      <w:r>
        <w:t xml:space="preserve"> CSMAR </w:t>
      </w:r>
      <w:r>
        <w:rPr>
          <w:rFonts w:hint="eastAsia"/>
        </w:rPr>
        <w:t xml:space="preserve">数据库，作者计算。按产权性质和现金流水平分组为全样本二分（现金流分组因缺失值损失</w:t>
      </w:r>
      <w:r>
        <w:t xml:space="preserve"> 293 </w:t>
      </w:r>
      <w:r>
        <w:rPr>
          <w:rFonts w:hint="eastAsia"/>
        </w:rPr>
        <w:t xml:space="preserve">个观测）；时间分组以半强制分红政策实施为界，2012—2013</w:t>
      </w:r>
      <w:r>
        <w:t xml:space="preserve"> </w:t>
      </w:r>
      <w:r>
        <w:rPr>
          <w:rFonts w:hint="eastAsia"/>
        </w:rPr>
        <w:t xml:space="preserve">年作为过渡期未纳入任一子样本。</w:t>
      </w:r>
    </w:p>
    <w:p>
      <w:pPr>
        <w:pStyle w:val="BodyText"/>
      </w:pPr>
      <w:r>
        <w:rPr>
          <w:rFonts w:hint="eastAsia"/>
          <w:b/>
          <w:bCs/>
        </w:rPr>
        <w:t xml:space="preserve">按产权性质分组</w:t>
      </w:r>
      <w:r>
        <w:rPr>
          <w:rFonts w:hint="eastAsia"/>
        </w:rPr>
        <w:t xml:space="preserve">。国有企业组（13,294</w:t>
      </w:r>
      <w:r>
        <w:t xml:space="preserve"> </w:t>
      </w:r>
      <w:r>
        <w:rPr>
          <w:rFonts w:hint="eastAsia"/>
        </w:rPr>
        <w:t xml:space="preserve">个观测值）的</w:t>
      </w:r>
      <w:r>
        <w:t xml:space="preserve"> RF </w:t>
      </w:r>
      <w:r>
        <w:rPr>
          <w:rFonts w:hint="eastAsia"/>
        </w:rPr>
        <w:t xml:space="preserve">样本外</w:t>
      </w:r>
      <w:r>
        <w:t xml:space="preserve"> R² </w:t>
      </w:r>
      <w:r>
        <w:rPr>
          <w:rFonts w:hint="eastAsia"/>
        </w:rPr>
        <w:t xml:space="preserve">为</w:t>
      </w:r>
      <w:r>
        <w:t xml:space="preserve"> </w:t>
      </w:r>
      <w:r>
        <w:rPr>
          <w:rFonts w:hint="eastAsia"/>
        </w:rPr>
        <w:t xml:space="preserve">0.2540，GBDT</w:t>
      </w:r>
      <w:r>
        <w:t xml:space="preserve"> </w:t>
      </w:r>
      <w:r>
        <w:rPr>
          <w:rFonts w:hint="eastAsia"/>
        </w:rPr>
        <w:t xml:space="preserve">为</w:t>
      </w:r>
      <w:r>
        <w:t xml:space="preserve"> </w:t>
      </w:r>
      <w:r>
        <w:rPr>
          <w:rFonts w:hint="eastAsia"/>
        </w:rPr>
        <w:t xml:space="preserve">0.2237；非国有企业组（18,175</w:t>
      </w:r>
      <w:r>
        <w:t xml:space="preserve"> </w:t>
      </w:r>
      <w:r>
        <w:rPr>
          <w:rFonts w:hint="eastAsia"/>
        </w:rPr>
        <w:t xml:space="preserve">个观测值）的</w:t>
      </w:r>
      <w:r>
        <w:t xml:space="preserve"> RF </w:t>
      </w:r>
      <w:r>
        <w:rPr>
          <w:rFonts w:hint="eastAsia"/>
        </w:rPr>
        <w:t xml:space="preserve">为</w:t>
      </w:r>
      <w:r>
        <w:t xml:space="preserve"> </w:t>
      </w:r>
      <w:r>
        <w:rPr>
          <w:rFonts w:hint="eastAsia"/>
        </w:rPr>
        <w:t xml:space="preserve">0.2183，GBDT</w:t>
      </w:r>
      <w:r>
        <w:t xml:space="preserve"> </w:t>
      </w:r>
      <w:r>
        <w:rPr>
          <w:rFonts w:hint="eastAsia"/>
        </w:rPr>
        <w:t xml:space="preserve">为</w:t>
      </w:r>
      <w:r>
        <w:t xml:space="preserve"> </w:t>
      </w:r>
      <w:r>
        <w:rPr>
          <w:rFonts w:hint="eastAsia"/>
        </w:rPr>
        <w:t xml:space="preserve">0.1784。两组的特征重要性</w:t>
      </w:r>
      <w:r>
        <w:t xml:space="preserve"> Top 3 </w:t>
      </w:r>
      <w:r>
        <w:rPr>
          <w:rFonts w:hint="eastAsia"/>
        </w:rPr>
        <w:t xml:space="preserve">均为上一期股利水平、ROA</w:t>
      </w:r>
      <w:r>
        <w:t xml:space="preserve"> </w:t>
      </w:r>
      <w:r>
        <w:rPr>
          <w:rFonts w:hint="eastAsia"/>
        </w:rPr>
        <w:t xml:space="preserve">和留存收益资产比，与全样本一致。国有企业组预测精度略高，可能与国有企业分红行为受政策合规驱动、模式更为规则化有关。</w:t>
      </w:r>
    </w:p>
    <w:p>
      <w:pPr>
        <w:pStyle w:val="BodyText"/>
      </w:pPr>
      <w:r>
        <w:rPr>
          <w:rFonts w:hint="eastAsia"/>
          <w:b/>
          <w:bCs/>
        </w:rPr>
        <w:t xml:space="preserve">按现金流水平分组</w:t>
      </w:r>
      <w:r>
        <w:rPr>
          <w:rFonts w:hint="eastAsia"/>
        </w:rPr>
        <w:t xml:space="preserve">。按自由现金流中位数将样本分为高、低两组（各</w:t>
      </w:r>
      <w:r>
        <w:t xml:space="preserve"> 15,588 </w:t>
      </w:r>
      <w:r>
        <w:rPr>
          <w:rFonts w:hint="eastAsia"/>
        </w:rPr>
        <w:t xml:space="preserve">个观测值，293</w:t>
      </w:r>
      <w:r>
        <w:t xml:space="preserve"> </w:t>
      </w:r>
      <w:r>
        <w:rPr>
          <w:rFonts w:hint="eastAsia"/>
        </w:rPr>
        <w:t xml:space="preserve">个观测值因自由现金流缺失被排除）。高现金流组的</w:t>
      </w:r>
      <w:r>
        <w:t xml:space="preserve"> RF </w:t>
      </w:r>
      <w:r>
        <w:rPr>
          <w:rFonts w:hint="eastAsia"/>
        </w:rPr>
        <w:t xml:space="preserve">样本外</w:t>
      </w:r>
      <w:r>
        <w:t xml:space="preserve"> R² </w:t>
      </w:r>
      <w:r>
        <w:rPr>
          <w:rFonts w:hint="eastAsia"/>
        </w:rPr>
        <w:t xml:space="preserve">为</w:t>
      </w:r>
      <w:r>
        <w:t xml:space="preserve"> </w:t>
      </w:r>
      <w:r>
        <w:rPr>
          <w:rFonts w:hint="eastAsia"/>
        </w:rPr>
        <w:t xml:space="preserve">0.2452，GBDT</w:t>
      </w:r>
      <w:r>
        <w:t xml:space="preserve"> </w:t>
      </w:r>
      <w:r>
        <w:rPr>
          <w:rFonts w:hint="eastAsia"/>
        </w:rPr>
        <w:t xml:space="preserve">为</w:t>
      </w:r>
      <w:r>
        <w:t xml:space="preserve"> </w:t>
      </w:r>
      <w:r>
        <w:rPr>
          <w:rFonts w:hint="eastAsia"/>
        </w:rPr>
        <w:t xml:space="preserve">0.1872；低现金流组的</w:t>
      </w:r>
      <w:r>
        <w:t xml:space="preserve"> RF </w:t>
      </w:r>
      <w:r>
        <w:rPr>
          <w:rFonts w:hint="eastAsia"/>
        </w:rPr>
        <w:t xml:space="preserve">为</w:t>
      </w:r>
      <w:r>
        <w:t xml:space="preserve"> </w:t>
      </w:r>
      <w:r>
        <w:rPr>
          <w:rFonts w:hint="eastAsia"/>
        </w:rPr>
        <w:t xml:space="preserve">0.1913，GBDT</w:t>
      </w:r>
      <w:r>
        <w:t xml:space="preserve"> </w:t>
      </w:r>
      <w:r>
        <w:rPr>
          <w:rFonts w:hint="eastAsia"/>
        </w:rPr>
        <w:t xml:space="preserve">为</w:t>
      </w:r>
      <w:r>
        <w:t xml:space="preserve"> </w:t>
      </w:r>
      <w:r>
        <w:rPr>
          <w:rFonts w:hint="eastAsia"/>
        </w:rPr>
        <w:t xml:space="preserve">0.1735。高现金流组中留存收益资产比（RF</w:t>
      </w:r>
      <w:r>
        <w:t xml:space="preserve"> Top </w:t>
      </w:r>
      <w:r>
        <w:rPr>
          <w:rFonts w:hint="eastAsia"/>
        </w:rPr>
        <w:t xml:space="preserve">2）的排名超过了</w:t>
      </w:r>
      <w:r>
        <w:t xml:space="preserve"> </w:t>
      </w:r>
      <w:r>
        <w:rPr>
          <w:rFonts w:hint="eastAsia"/>
        </w:rPr>
        <w:t xml:space="preserve">ROA（RF</w:t>
      </w:r>
      <w:r>
        <w:t xml:space="preserve"> Top </w:t>
      </w:r>
      <w:r>
        <w:rPr>
          <w:rFonts w:hint="eastAsia"/>
        </w:rPr>
        <w:t xml:space="preserve">3），表明在现金流充裕的企业中，生命周期阶段对分红预测的贡献更为突出。</w:t>
      </w:r>
    </w:p>
    <w:p>
      <w:pPr>
        <w:pStyle w:val="BodyText"/>
      </w:pPr>
      <w:r>
        <w:rPr>
          <w:rFonts w:hint="eastAsia"/>
          <w:b/>
          <w:bCs/>
        </w:rPr>
        <w:t xml:space="preserve">按时间窗口分组</w:t>
      </w:r>
      <w:r>
        <w:rPr>
          <w:rFonts w:hint="eastAsia"/>
        </w:rPr>
        <w:t xml:space="preserve">。以半强制分红政策实施为时间分界，将样本分为</w:t>
      </w:r>
      <w:r>
        <w:t xml:space="preserve"> 2011 </w:t>
      </w:r>
      <w:r>
        <w:rPr>
          <w:rFonts w:hint="eastAsia"/>
        </w:rPr>
        <w:t xml:space="preserve">年及之前（5,722</w:t>
      </w:r>
      <w:r>
        <w:t xml:space="preserve"> </w:t>
      </w:r>
      <w:r>
        <w:rPr>
          <w:rFonts w:hint="eastAsia"/>
        </w:rPr>
        <w:t xml:space="preserve">个观测值，5</w:t>
      </w:r>
      <w:r>
        <w:t xml:space="preserve"> </w:t>
      </w:r>
      <w:r>
        <w:rPr>
          <w:rFonts w:hint="eastAsia"/>
        </w:rPr>
        <w:t xml:space="preserve">轮滚动窗口）和</w:t>
      </w:r>
      <w:r>
        <w:t xml:space="preserve"> 2014 </w:t>
      </w:r>
      <w:r>
        <w:rPr>
          <w:rFonts w:hint="eastAsia"/>
        </w:rPr>
        <w:t xml:space="preserve">年及之后（22,421</w:t>
      </w:r>
      <w:r>
        <w:t xml:space="preserve"> </w:t>
      </w:r>
      <w:r>
        <w:rPr>
          <w:rFonts w:hint="eastAsia"/>
        </w:rPr>
        <w:t xml:space="preserve">个观测值，8</w:t>
      </w:r>
      <w:r>
        <w:t xml:space="preserve"> </w:t>
      </w:r>
      <w:r>
        <w:rPr>
          <w:rFonts w:hint="eastAsia"/>
        </w:rPr>
        <w:t xml:space="preserve">轮滚动窗口）两个子期，2012—2013</w:t>
      </w:r>
      <w:r>
        <w:t xml:space="preserve"> </w:t>
      </w:r>
      <w:r>
        <w:rPr>
          <w:rFonts w:hint="eastAsia"/>
        </w:rPr>
        <w:t xml:space="preserve">年作为政策过渡期不纳入子样本。后期子样本的预测精度大幅优于前期：RF</w:t>
      </w:r>
      <w:r>
        <w:t xml:space="preserve"> </w:t>
      </w:r>
      <w:r>
        <w:rPr>
          <w:rFonts w:hint="eastAsia"/>
        </w:rPr>
        <w:t xml:space="preserve">样本外</w:t>
      </w:r>
      <w:r>
        <w:t xml:space="preserve"> R² </w:t>
      </w:r>
      <w:r>
        <w:rPr>
          <w:rFonts w:hint="eastAsia"/>
        </w:rPr>
        <w:t xml:space="preserve">从</w:t>
      </w:r>
      <w:r>
        <w:t xml:space="preserve"> 0.1690 </w:t>
      </w:r>
      <w:r>
        <w:rPr>
          <w:rFonts w:hint="eastAsia"/>
        </w:rPr>
        <w:t xml:space="preserve">提升至</w:t>
      </w:r>
      <w:r>
        <w:t xml:space="preserve"> </w:t>
      </w:r>
      <w:r>
        <w:rPr>
          <w:rFonts w:hint="eastAsia"/>
        </w:rPr>
        <w:t xml:space="preserve">0.3303，GBDT</w:t>
      </w:r>
      <w:r>
        <w:t xml:space="preserve"> </w:t>
      </w:r>
      <w:r>
        <w:rPr>
          <w:rFonts w:hint="eastAsia"/>
        </w:rPr>
        <w:t xml:space="preserve">从</w:t>
      </w:r>
      <w:r>
        <w:t xml:space="preserve"> 0.1516 </w:t>
      </w:r>
      <w:r>
        <w:rPr>
          <w:rFonts w:hint="eastAsia"/>
        </w:rPr>
        <w:t xml:space="preserve">提升至</w:t>
      </w:r>
      <w:r>
        <w:t xml:space="preserve"> </w:t>
      </w:r>
      <w:r>
        <w:rPr>
          <w:rFonts w:hint="eastAsia"/>
        </w:rPr>
        <w:t xml:space="preserve">0.3203。特征重要性</w:t>
      </w:r>
      <w:r>
        <w:t xml:space="preserve"> Top 3 </w:t>
      </w:r>
      <w:r>
        <w:rPr>
          <w:rFonts w:hint="eastAsia"/>
        </w:rPr>
        <w:t xml:space="preserve">在两个子期均保持稳定。后期预测精度的提升可能与两方面因素有关：一是后期训练集样本量更大，二是半强制分红政策实施后企业分红行为更加规范化。</w:t>
      </w:r>
    </w:p>
    <w:p>
      <w:pPr>
        <w:pStyle w:val="BodyText"/>
      </w:pPr>
      <w:r>
        <w:rPr>
          <w:rFonts w:hint="eastAsia"/>
        </w:rPr>
        <w:t xml:space="preserve">综上，子样本分析确认了</w:t>
      </w:r>
      <w:r>
        <w:t xml:space="preserve"> RF </w:t>
      </w:r>
      <w:r>
        <w:rPr>
          <w:rFonts w:hint="eastAsia"/>
        </w:rPr>
        <w:t xml:space="preserve">和</w:t>
      </w:r>
      <w:r>
        <w:t xml:space="preserve"> GBDT </w:t>
      </w:r>
      <w:r>
        <w:rPr>
          <w:rFonts w:hint="eastAsia"/>
        </w:rPr>
        <w:t xml:space="preserve">识别出的关键预测因子——生命周期变量、代理成本变量和盈利能力变量——在不同分组口径下均保持稳健，与假设</w:t>
      </w:r>
      <w:r>
        <w:t xml:space="preserve"> H1 </w:t>
      </w:r>
      <w:r>
        <w:rPr>
          <w:rFonts w:hint="eastAsia"/>
        </w:rPr>
        <w:t xml:space="preserve">的预测一致。</w:t>
      </w:r>
    </w:p>
    <w:bookmarkEnd w:id="84"/>
    <w:bookmarkStart w:id="85" w:name="本章小结"/>
    <w:p>
      <w:pPr>
        <w:pStyle w:val="3"/>
      </w:pPr>
      <w:r>
        <w:t xml:space="preserve">3.8 </w:t>
      </w:r>
      <w:r>
        <w:rPr>
          <w:rFonts w:hint="eastAsia"/>
        </w:rPr>
        <w:t xml:space="preserve">本章小结</w:t>
      </w:r>
    </w:p>
    <w:p>
      <w:pPr>
        <w:pStyle w:val="FirstParagraph"/>
      </w:pPr>
      <w:r>
        <w:rPr>
          <w:rFonts w:hint="eastAsia"/>
        </w:rPr>
        <w:t xml:space="preserve">本章通过一年期滚动预测框架，比较了</w:t>
      </w:r>
      <w:r>
        <w:t xml:space="preserve"> 6 </w:t>
      </w:r>
      <w:r>
        <w:rPr>
          <w:rFonts w:hint="eastAsia"/>
        </w:rPr>
        <w:t xml:space="preserve">种模型在预测中国上市公司股利支付率方面的性能，并利用特征重要性与</w:t>
      </w:r>
      <w:r>
        <w:t xml:space="preserve"> ALE </w:t>
      </w:r>
      <w:r>
        <w:rPr>
          <w:rFonts w:hint="eastAsia"/>
        </w:rPr>
        <w:t xml:space="preserve">图识别了关键预测因子。主要发现如下：</w:t>
      </w:r>
    </w:p>
    <w:p>
      <w:pPr>
        <w:pStyle w:val="BodyText"/>
      </w:pPr>
      <w:r>
        <w:rPr>
          <w:rFonts w:hint="eastAsia"/>
          <w:b/>
          <w:bCs/>
        </w:rPr>
        <w:t xml:space="preserve">第一</w:t>
      </w:r>
      <w:r>
        <w:rPr>
          <w:rFonts w:hint="eastAsia"/>
        </w:rPr>
        <w:t xml:space="preserve">，集成学习方法（RF</w:t>
      </w:r>
      <w:r>
        <w:t xml:space="preserve"> </w:t>
      </w:r>
      <w:r>
        <w:rPr>
          <w:rFonts w:hint="eastAsia"/>
        </w:rPr>
        <w:t xml:space="preserve">和</w:t>
      </w:r>
      <w:r>
        <w:t xml:space="preserve"> </w:t>
      </w:r>
      <w:r>
        <w:rPr>
          <w:rFonts w:hint="eastAsia"/>
        </w:rPr>
        <w:t xml:space="preserve">GBDT）的样本外预测精度明显优于传统线性模型（RF</w:t>
      </w:r>
      <w:r>
        <w:t xml:space="preserve"> </w:t>
      </w:r>
      <w:r>
        <w:rPr>
          <w:rFonts w:hint="eastAsia"/>
        </w:rPr>
        <w:t xml:space="preserve">的</w:t>
      </w:r>
      <w:r>
        <w:t xml:space="preserve"> R² </w:t>
      </w:r>
      <w:r>
        <w:rPr>
          <w:rFonts w:hint="eastAsia"/>
        </w:rPr>
        <w:t xml:space="preserve">为</w:t>
      </w:r>
      <w:r>
        <w:t xml:space="preserve"> </w:t>
      </w:r>
      <w:r>
        <w:rPr>
          <w:rFonts w:hint="eastAsia"/>
        </w:rPr>
        <w:t xml:space="preserve">0.2510，OLS</w:t>
      </w:r>
      <w:r>
        <w:t xml:space="preserve"> </w:t>
      </w:r>
      <w:r>
        <w:rPr>
          <w:rFonts w:hint="eastAsia"/>
        </w:rPr>
        <w:t xml:space="preserve">仅为</w:t>
      </w:r>
      <w:r>
        <w:t xml:space="preserve"> </w:t>
      </w:r>
      <w:r>
        <w:rPr>
          <w:rFonts w:hint="eastAsia"/>
        </w:rPr>
        <w:t xml:space="preserve">0.1565），表明分红决策中存在传统线性模型无法捕捉的非线性结构。</w:t>
      </w:r>
    </w:p>
    <w:p>
      <w:pPr>
        <w:pStyle w:val="BodyText"/>
      </w:pPr>
      <w:r>
        <w:rPr>
          <w:rFonts w:hint="eastAsia"/>
          <w:b/>
          <w:bCs/>
        </w:rPr>
        <w:t xml:space="preserve">第二</w:t>
      </w:r>
      <w:r>
        <w:rPr>
          <w:rFonts w:hint="eastAsia"/>
        </w:rPr>
        <w:t xml:space="preserve">，上一期股利水平、资产收益率和留存收益资产比是预测贡献最大的三个变量，在两个模型中均稳定居于前三名，与</w:t>
      </w:r>
      <w:r>
        <w:t xml:space="preserve"> </w:t>
      </w:r>
      <w:r>
        <w:rPr>
          <w:rFonts w:hint="eastAsia"/>
        </w:rPr>
        <w:t xml:space="preserve">Lintner（1956）的股利平滑理论和</w:t>
      </w:r>
      <w:r>
        <w:t xml:space="preserve"> Fama and </w:t>
      </w:r>
      <w:r>
        <w:rPr>
          <w:rFonts w:hint="eastAsia"/>
        </w:rPr>
        <w:t xml:space="preserve">French（2001）的生命周期假说一致。</w:t>
      </w:r>
    </w:p>
    <w:p>
      <w:pPr>
        <w:pStyle w:val="BodyText"/>
      </w:pPr>
      <w:r>
        <w:rPr>
          <w:rFonts w:hint="eastAsia"/>
          <w:b/>
          <w:bCs/>
        </w:rPr>
        <w:t xml:space="preserve">第三</w:t>
      </w:r>
      <w:r>
        <w:rPr>
          <w:rFonts w:hint="eastAsia"/>
        </w:rPr>
        <w:t xml:space="preserve">，代理成本变量（其他应收款资产比、机构投资者持股比例）和融资约束变量进入重要性排名前列，且</w:t>
      </w:r>
      <w:r>
        <w:t xml:space="preserve"> ALE </w:t>
      </w:r>
      <w:r>
        <w:rPr>
          <w:rFonts w:hint="eastAsia"/>
        </w:rPr>
        <w:t xml:space="preserve">图呈现出与经济直觉一致的非线性关联模式。</w:t>
      </w:r>
    </w:p>
    <w:p>
      <w:pPr>
        <w:pStyle w:val="BodyText"/>
      </w:pPr>
      <w:r>
        <w:rPr>
          <w:rFonts w:hint="eastAsia"/>
          <w:b/>
          <w:bCs/>
        </w:rPr>
        <w:t xml:space="preserve">第四</w:t>
      </w:r>
      <w:r>
        <w:rPr>
          <w:rFonts w:hint="eastAsia"/>
        </w:rPr>
        <w:t xml:space="preserve">，上述关键预测因子在按产权性质、现金流水平和时间窗口划分的子样本中均保持稳健，特征重要性排序与主成分降维的交叉验证</w:t>
      </w:r>
      <w:r>
        <w:rPr>
          <w:rFonts w:hint="eastAsia"/>
          <w:b/>
          <w:bCs/>
        </w:rPr>
        <w:t xml:space="preserve">均与假设</w:t>
      </w:r>
      <w:r>
        <w:rPr>
          <w:b/>
          <w:bCs/>
        </w:rPr>
        <w:t xml:space="preserve"> H1 </w:t>
      </w:r>
      <w:r>
        <w:rPr>
          <w:rFonts w:hint="eastAsia"/>
          <w:b/>
          <w:bCs/>
        </w:rPr>
        <w:t xml:space="preserve">的预测一致</w:t>
      </w:r>
      <w:r>
        <w:t xml:space="preserve">。</w:t>
      </w:r>
    </w:p>
    <w:p>
      <w:pPr>
        <w:pStyle w:val="BodyText"/>
      </w:pPr>
      <w:r>
        <w:rPr>
          <w:rFonts w:hint="eastAsia"/>
        </w:rPr>
        <w:t xml:space="preserve">需要强调的是，本章的分析本质上是预测性而非因果性的。特征重要性反映的是变量对预测精度的贡献，ALE/PDP</w:t>
      </w:r>
      <w:r>
        <w:t xml:space="preserve"> </w:t>
      </w:r>
      <w:r>
        <w:rPr>
          <w:rFonts w:hint="eastAsia"/>
        </w:rPr>
        <w:t xml:space="preserve">反映的是统计关联而非因果效应。这些被机器学习系统性筛选出的关键预测因子——尤其是生命周期变量和代理成本变量——是否以及如何受到外部监管政策的因果影响？第四章将以</w:t>
      </w:r>
      <w:r>
        <w:t xml:space="preserve"> 2023 </w:t>
      </w:r>
      <w:r>
        <w:rPr>
          <w:rFonts w:hint="eastAsia"/>
        </w:rPr>
        <w:t xml:space="preserve">年《现金分红指引》修订为准自然实验，通过双重差分方法对这一问题展开因果评估。</w:t>
      </w:r>
    </w:p>
    <w:bookmarkEnd w:id="85"/>
    <w:bookmarkEnd w:id="86"/>
    <w:bookmarkStart w:id="108" w:name="第四章-基于政策准自然实验的因果效应评估"/>
    <w:p>
      <w:pPr>
        <w:pStyle w:val="2"/>
      </w:pPr>
      <w:r>
        <w:rPr>
          <w:rFonts w:hint="eastAsia"/>
        </w:rPr>
        <w:t xml:space="preserve">第四章</w:t>
      </w:r>
      <w:r>
        <w:t xml:space="preserve"> </w:t>
      </w:r>
      <w:r>
        <w:rPr>
          <w:rFonts w:hint="eastAsia"/>
        </w:rPr>
        <w:t xml:space="preserve">基于政策准自然实验的因果效应评估</w:t>
      </w:r>
    </w:p>
    <w:p>
      <w:pPr>
        <w:pStyle w:val="FirstParagraph"/>
      </w:pPr>
      <w:r>
        <w:rPr>
          <w:rFonts w:hint="eastAsia"/>
        </w:rPr>
        <w:t xml:space="preserve">第三章的机器学习分析揭示了留存收益率、资产收益率和代理成本变量对分红行为的预测能力，但预测关联本身无法回答一个更具政策含义的因果问题：外部监管干预能否切实改变企业的分红行为？本章以2023年12月《上市公司现金分红指引》修订（以下简称”2023指引”）为准自然实验，运用双重差分（DID）方法识别该政策的因果效应。基准估计表明，2023指引使处理组企业的分红概率提高约8.3个百分点、股利支付率提高约10.8个百分点（均在1%水平上显著），且该结论在安慰剂检验、PSM-DID、Hausman-Taylor估计、熵平衡匹配等七项稳健性检验下保持稳定。异质性分析进一步显示，政策效应在代理成本较高的企业中显著更强（组间差异在5%水平上显著），为假设H2（政策提升分红）和H3（代理问题调节政策效应）提供了因果层面的实证支持。</w:t>
      </w:r>
    </w:p>
    <w:bookmarkStart w:id="89" w:name="政策背景与准自然实验设计"/>
    <w:p>
      <w:pPr>
        <w:pStyle w:val="3"/>
      </w:pPr>
      <w:r>
        <w:t xml:space="preserve">4.1 </w:t>
      </w:r>
      <w:r>
        <w:rPr>
          <w:rFonts w:hint="eastAsia"/>
        </w:rPr>
        <w:t xml:space="preserve">政策背景与准自然实验设计</w:t>
      </w:r>
    </w:p>
    <w:bookmarkStart w:id="87" w:name="政策背景"/>
    <w:p>
      <w:pPr>
        <w:pStyle w:val="4"/>
      </w:pPr>
      <w:r>
        <w:t xml:space="preserve">4.1.1 </w:t>
      </w:r>
      <w:r>
        <w:rPr>
          <w:rFonts w:hint="eastAsia"/>
        </w:rPr>
        <w:t xml:space="preserve">政策背景</w:t>
      </w:r>
    </w:p>
    <w:p>
      <w:pPr>
        <w:pStyle w:val="FirstParagraph"/>
      </w:pPr>
      <w:r>
        <w:rPr>
          <w:rFonts w:hint="eastAsia"/>
        </w:rPr>
        <w:t xml:space="preserve">中国资本市场长期存在”重融资、轻回报”的结构性失衡。据Wind数据统计，2020—2022年A股上市公司中约22%的盈利企业未实施现金分红，分红覆盖率与成熟市场存在明显差距。为此，中国证监会于2023年12月发布修订后的《上市公司现金分红指引》，在分红监管框架上做出三项关键调整：第一，设定量化分红底线——最近三年累计现金分红占年均净利润的比例不低于30%，或累计分红总额不低于5000万元；第二，强化”不分红即解释”机制——未达标公司须向投资者详细披露未分红原因及资金用途；第三，引入差异化标准——依据公司盈利状况和现金流特征实行分档监管要求。</w:t>
      </w:r>
    </w:p>
    <w:p>
      <w:pPr>
        <w:pStyle w:val="BodyText"/>
      </w:pPr>
      <w:r>
        <w:rPr>
          <w:rFonts w:hint="eastAsia"/>
        </w:rPr>
        <w:t xml:space="preserve">上述政策修订具备两个有利于因果识别的特征：政策时点明确且对全部A股上市公司同时生效，构成了可识别的外生冲击；处理状态由政策前三年历史分红水平决定，降低了企业策略性选择分组的可能性。当然，DID识别仍依赖平行趋势等核心假设，后文将逐一检验。</w:t>
      </w:r>
    </w:p>
    <w:bookmarkEnd w:id="87"/>
    <w:bookmarkStart w:id="88" w:name="处理组与对照组划分"/>
    <w:p>
      <w:pPr>
        <w:pStyle w:val="4"/>
      </w:pPr>
      <w:r>
        <w:t xml:space="preserve">4.1.2 </w:t>
      </w:r>
      <w:r>
        <w:rPr>
          <w:rFonts w:hint="eastAsia"/>
        </w:rPr>
        <w:t xml:space="preserve">处理组与对照组划分</w:t>
      </w:r>
    </w:p>
    <w:p>
      <w:pPr>
        <w:pStyle w:val="FirstParagraph"/>
      </w:pPr>
      <w:r>
        <w:rPr>
          <w:rFonts w:hint="eastAsia"/>
        </w:rPr>
        <w:t xml:space="preserve">本章依据2020—2022年（政策前窗口）的历史分红水平划分处理组与对照组。定义</w:t>
      </w:r>
      <w:r>
        <w:t xml:space="preserve"> </w:t>
      </w:r>
      <m:oMath>
        <m:r>
          <m:t>t</m:t>
        </m:r>
        <m:r>
          <m:t>r</m:t>
        </m:r>
        <m:r>
          <m:t>e</m:t>
        </m:r>
        <m:r>
          <m:t>a</m:t>
        </m:r>
        <m:sSub>
          <m:e>
            <m:r>
              <m:t>t</m:t>
            </m:r>
          </m:e>
          <m:sub>
            <m:r>
              <m:t>i</m:t>
            </m:r>
          </m:sub>
        </m:sSub>
        <m:r>
          <m:rPr>
            <m:sty m:val="p"/>
          </m:rPr>
          <m:t>=</m:t>
        </m:r>
        <m:r>
          <m:t>1</m:t>
        </m:r>
      </m:oMath>
      <w:r>
        <w:rPr>
          <w:rFonts w:hint="eastAsia"/>
        </w:rPr>
        <w:t xml:space="preserve">（处理组）当且仅当企业满足以下任一条件：三年年均现金分红金额低于年均净利润的30%，或三年累计现金分红低于5000万元；</w:t>
      </w:r>
      <m:oMath>
        <m:r>
          <m:t>t</m:t>
        </m:r>
        <m:r>
          <m:t>r</m:t>
        </m:r>
        <m:r>
          <m:t>e</m:t>
        </m:r>
        <m:r>
          <m:t>a</m:t>
        </m:r>
        <m:sSub>
          <m:e>
            <m:r>
              <m:t>t</m:t>
            </m:r>
          </m:e>
          <m:sub>
            <m:r>
              <m:t>i</m:t>
            </m:r>
          </m:sub>
        </m:sSub>
        <m:r>
          <m:rPr>
            <m:sty m:val="p"/>
          </m:rPr>
          <m:t>=</m:t>
        </m:r>
        <m:r>
          <m:t>0</m:t>
        </m:r>
      </m:oMath>
      <w:r>
        <w:rPr>
          <w:rFonts w:hint="eastAsia"/>
        </w:rPr>
        <w:t xml:space="preserve">（对照组）为已满足上述门槛的企业。对照组在政策前的分红水平已处于监管门槛之上，理论上受政策的边际约束较弱——这一判断将在4.3.3节描述性统计中得到数据支持。</w:t>
      </w:r>
    </w:p>
    <w:p>
      <w:pPr>
        <w:pStyle w:val="BodyText"/>
      </w:pPr>
      <w:r>
        <w:rPr>
          <w:rFonts w:hint="eastAsia"/>
        </w:rPr>
        <w:t xml:space="preserve">分组策略的识别依据如下：其一，处理状态取决于政策发布前三年的历史分红行为，企业难以提前预判政策内容并策略性调整分组归属；其二，政策对全部A股上市公司同时适用，不存在分阶段实施导致的自选择通道；其三，政策时点固定于2023年12月，不随个体行为变化。上述论证的有效性将通过事件研究图（平行趋势检验）和安慰剂检验加以验证。</w:t>
      </w:r>
    </w:p>
    <w:bookmarkEnd w:id="88"/>
    <w:bookmarkEnd w:id="89"/>
    <w:bookmarkStart w:id="90" w:name="双重差分模型设定"/>
    <w:p>
      <w:pPr>
        <w:pStyle w:val="3"/>
      </w:pPr>
      <w:r>
        <w:t xml:space="preserve">4.2 </w:t>
      </w:r>
      <w:r>
        <w:rPr>
          <w:rFonts w:hint="eastAsia"/>
        </w:rPr>
        <w:t xml:space="preserve">双重差分模型设定</w:t>
      </w:r>
    </w:p>
    <w:p>
      <w:pPr>
        <w:pStyle w:val="FirstParagraph"/>
      </w:pPr>
      <w:r>
        <w:rPr>
          <w:rFonts w:hint="eastAsia"/>
        </w:rPr>
        <w:t xml:space="preserve">基准回归采用双向固定效应DID模型：</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r>
            <m:t>β</m:t>
          </m:r>
          <m:r>
            <m:rPr>
              <m:sty m:val="p"/>
            </m:rPr>
            <m:t>⋅</m:t>
          </m:r>
          <m:r>
            <m:t>D</m:t>
          </m:r>
          <m:r>
            <m:t>I</m:t>
          </m:r>
          <m:sSub>
            <m:e>
              <m:r>
                <m:t>D</m:t>
              </m:r>
            </m:e>
            <m:sub>
              <m:r>
                <m:t>i</m:t>
              </m:r>
              <m:r>
                <m:t>t</m:t>
              </m:r>
            </m:sub>
          </m:sSub>
          <m:r>
            <m:rPr>
              <m:sty m:val="p"/>
            </m:rPr>
            <m:t>+</m:t>
          </m:r>
          <m:sSup>
            <m:e>
              <m:r>
                <m:t>γ</m:t>
              </m:r>
            </m:e>
            <m:sup>
              <m:r>
                <m:rPr>
                  <m:sty m:val="p"/>
                </m:rPr>
                <m:t>′</m:t>
              </m:r>
            </m:sup>
          </m:sSup>
          <m:sSub>
            <m:e>
              <m:r>
                <m:t>X</m:t>
              </m:r>
            </m:e>
            <m:sub>
              <m:r>
                <m:t>i</m:t>
              </m:r>
              <m:r>
                <m:t>t</m:t>
              </m:r>
            </m:sub>
          </m:sSub>
          <m:r>
            <m:rPr>
              <m:sty m:val="p"/>
            </m:rPr>
            <m:t>+</m:t>
          </m:r>
          <m:sSub>
            <m:e>
              <m:r>
                <m:t>ε</m:t>
              </m:r>
            </m:e>
            <m:sub>
              <m:r>
                <m:t>i</m:t>
              </m:r>
              <m:r>
                <m:t>t</m:t>
              </m:r>
            </m:sub>
          </m:sSub>
        </m:oMath>
      </m:oMathPara>
    </w:p>
    <w:p>
      <w:pPr>
        <w:pStyle w:val="FirstParagraph"/>
      </w:pPr>
      <m:oMath>
        <m:sSub>
          <m:e>
            <m:r>
              <m:t>Y</m:t>
            </m:r>
          </m:e>
          <m:sub>
            <m:r>
              <m:t>i</m:t>
            </m:r>
            <m:r>
              <m:t>t</m:t>
            </m:r>
          </m:sub>
        </m:sSub>
      </m:oMath>
      <w:r>
        <w:rPr>
          <w:rFonts w:hint="eastAsia"/>
        </w:rPr>
        <w:t xml:space="preserve">为被解释变量，分别取分红意愿（DivDummy，0/1虚拟变量）和股利支付率（DivPayRate，现金股利/净利润）。</w:t>
      </w:r>
      <m:oMath>
        <m:sSub>
          <m:e>
            <m:r>
              <m:t>α</m:t>
            </m:r>
          </m:e>
          <m:sub>
            <m:r>
              <m:t>i</m:t>
            </m:r>
          </m:sub>
        </m:sSub>
      </m:oMath>
      <w:r>
        <w:rPr>
          <w:rFonts w:hint="eastAsia"/>
        </w:rPr>
        <w:t xml:space="preserve">为公司固定效应，吸收不随时间变化的个体特征；</w:t>
      </w:r>
      <m:oMath>
        <m:sSub>
          <m:e>
            <m:r>
              <m:t>λ</m:t>
            </m:r>
          </m:e>
          <m:sub>
            <m:r>
              <m:t>t</m:t>
            </m:r>
          </m:sub>
        </m:sSub>
      </m:oMath>
      <w:r>
        <w:rPr>
          <w:rFonts w:hint="eastAsia"/>
        </w:rPr>
        <w:t xml:space="preserve">为年份固定效应，控制宏观经济波动等共同时间趋势。核心解释变量</w:t>
      </w:r>
      <w:r>
        <w:t xml:space="preserve"> </w:t>
      </w:r>
      <m:oMath>
        <m:r>
          <m:t>D</m:t>
        </m:r>
        <m:r>
          <m:t>I</m:t>
        </m:r>
        <m:sSub>
          <m:e>
            <m:r>
              <m:t>D</m:t>
            </m:r>
          </m:e>
          <m:sub>
            <m:r>
              <m:t>i</m:t>
            </m:r>
            <m:r>
              <m:t>t</m:t>
            </m:r>
          </m:sub>
        </m:sSub>
        <m:r>
          <m:rPr>
            <m:sty m:val="p"/>
          </m:rPr>
          <m:t>=</m:t>
        </m:r>
        <m:r>
          <m:t>t</m:t>
        </m:r>
        <m:r>
          <m:t>r</m:t>
        </m:r>
        <m:r>
          <m:t>e</m:t>
        </m:r>
        <m:r>
          <m:t>a</m:t>
        </m:r>
        <m:sSub>
          <m:e>
            <m:r>
              <m:t>t</m:t>
            </m:r>
          </m:e>
          <m:sub>
            <m:r>
              <m:t>i</m:t>
            </m:r>
          </m:sub>
        </m:sSub>
        <m:r>
          <m:rPr>
            <m:sty m:val="p"/>
          </m:rPr>
          <m:t>×</m:t>
        </m:r>
        <m:r>
          <m:t>p</m:t>
        </m:r>
        <m:r>
          <m:t>o</m:t>
        </m:r>
        <m:r>
          <m:t>s</m:t>
        </m:r>
        <m:sSub>
          <m:e>
            <m:r>
              <m:t>t</m:t>
            </m:r>
          </m:e>
          <m:sub>
            <m:r>
              <m:t>t</m:t>
            </m:r>
          </m:sub>
        </m:sSub>
      </m:oMath>
      <w:r>
        <w:rPr>
          <w:rFonts w:hint="eastAsia"/>
        </w:rPr>
        <w:t xml:space="preserve">，其中</w:t>
      </w:r>
      <w:r>
        <w:t xml:space="preserve"> </w:t>
      </w:r>
      <m:oMath>
        <m:r>
          <m:t>p</m:t>
        </m:r>
        <m:r>
          <m:t>o</m:t>
        </m:r>
        <m:r>
          <m:t>s</m:t>
        </m:r>
        <m:sSub>
          <m:e>
            <m:r>
              <m:t>t</m:t>
            </m:r>
          </m:e>
          <m:sub>
            <m:r>
              <m:t>t</m:t>
            </m:r>
          </m:sub>
        </m:sSub>
      </m:oMath>
      <w:r>
        <w:t xml:space="preserve"> </w:t>
      </w:r>
      <w:r>
        <w:rPr>
          <w:rFonts w:hint="eastAsia"/>
        </w:rPr>
        <w:t xml:space="preserve">在2023年及之后取1。需要说明的是，虽然2023指引于2023年12月发布，但年度数据中2023年的分红决策与披露多已在年末或次年初完成，企业对政策的预期和应对可能在发布当年即有所体现，因此将2023年纳入政策后期间。</w:t>
      </w:r>
      <m:oMath>
        <m:sSub>
          <m:e>
            <m:r>
              <m:t>X</m:t>
            </m:r>
          </m:e>
          <m:sub>
            <m:r>
              <m:t>i</m:t>
            </m:r>
            <m:r>
              <m:t>t</m:t>
            </m:r>
          </m:sub>
        </m:sSub>
      </m:oMath>
      <w:r>
        <w:rPr>
          <w:rFonts w:hint="eastAsia"/>
        </w:rPr>
        <w:t xml:space="preserve">包含4.3.2节定义的11个控制变量，标准误聚类到公司层面以校正面板数据中的序列相关。</w:t>
      </w:r>
    </w:p>
    <w:p>
      <w:pPr>
        <w:pStyle w:val="BodyText"/>
      </w:pPr>
      <w:r>
        <w:rPr>
          <w:rFonts w:hint="eastAsia"/>
        </w:rPr>
        <w:t xml:space="preserve">核心参数</w:t>
      </w:r>
      <w:r>
        <w:t xml:space="preserve"> </w:t>
      </w:r>
      <m:oMath>
        <m:r>
          <m:t>β</m:t>
        </m:r>
      </m:oMath>
      <w:r>
        <w:t xml:space="preserve"> </w:t>
      </w:r>
      <w:r>
        <w:rPr>
          <w:rFonts w:hint="eastAsia"/>
        </w:rPr>
        <w:t xml:space="preserve">在平行趋势假设和无系统性同期冲击条件下，可解释为政策对处理组的平均处理效应。</w:t>
      </w:r>
    </w:p>
    <w:bookmarkEnd w:id="90"/>
    <w:bookmarkStart w:id="94" w:name="变量与数据"/>
    <w:p>
      <w:pPr>
        <w:pStyle w:val="3"/>
      </w:pPr>
      <w:r>
        <w:t xml:space="preserve">4.3 </w:t>
      </w:r>
      <w:r>
        <w:rPr>
          <w:rFonts w:hint="eastAsia"/>
        </w:rPr>
        <w:t xml:space="preserve">变量与数据</w:t>
      </w:r>
    </w:p>
    <w:bookmarkStart w:id="91" w:name="样本选择"/>
    <w:p>
      <w:pPr>
        <w:pStyle w:val="4"/>
      </w:pPr>
      <w:r>
        <w:t xml:space="preserve">4.3.1 </w:t>
      </w:r>
      <w:r>
        <w:rPr>
          <w:rFonts w:hint="eastAsia"/>
        </w:rPr>
        <w:t xml:space="preserve">样本选择</w:t>
      </w:r>
    </w:p>
    <w:p>
      <w:pPr>
        <w:pStyle w:val="FirstParagraph"/>
      </w:pPr>
      <w:r>
        <w:rPr>
          <w:rFonts w:hint="eastAsia"/>
        </w:rPr>
        <w:t xml:space="preserve">样本为2020—2024年沪深A股上市公司，数据来源于CSMAR数据库。剔除金融行业与ST/*ST公司后，最终保留2,306家企业的9,004个公司-年度观测值，覆盖政策前3年（2020—2022年）和政策后2年（2023—2024年）。其中处理组4,879个观测值（占54.2%），对照组4,125个（占45.8%）。</w:t>
      </w:r>
    </w:p>
    <w:bookmarkEnd w:id="91"/>
    <w:bookmarkStart w:id="92" w:name="变量定义-1"/>
    <w:p>
      <w:pPr>
        <w:pStyle w:val="4"/>
      </w:pPr>
      <w:r>
        <w:t xml:space="preserve">4.3.2 </w:t>
      </w:r>
      <w:r>
        <w:rPr>
          <w:rFonts w:hint="eastAsia"/>
        </w:rPr>
        <w:t xml:space="preserve">变量定义</w:t>
      </w:r>
    </w:p>
    <w:p>
      <w:pPr>
        <w:pStyle w:val="FirstParagraph"/>
      </w:pPr>
      <w:r>
        <w:rPr>
          <w:rFonts w:hint="eastAsia"/>
          <w:b/>
          <w:bCs/>
        </w:rPr>
        <w:t xml:space="preserve">被解释变量</w:t>
      </w:r>
      <w:r>
        <w:rPr>
          <w:rFonts w:hint="eastAsia"/>
        </w:rPr>
        <w:t xml:space="preserve">包括两个维度：（1）分红意愿（DivDummy），当年发放现金股利取1、否则取0（全样本均值0.914，说明多数上市公司实施了分红）；（2）股利支付率（DivPayRate），定义为当年现金股利总额除以净利润（全样本均值0.420）。两个变量分别从”是否分红”和”分红多少”刻画分红行为。</w:t>
      </w:r>
    </w:p>
    <w:p>
      <w:pPr>
        <w:pStyle w:val="BodyText"/>
      </w:pPr>
      <w:r>
        <w:rPr>
          <w:rFonts w:hint="eastAsia"/>
          <w:b/>
          <w:bCs/>
        </w:rPr>
        <w:t xml:space="preserve">控制变量</w:t>
      </w:r>
      <w:r>
        <w:rPr>
          <w:rFonts w:hint="eastAsia"/>
        </w:rPr>
        <w:t xml:space="preserve">纳入11个影响分红决策的公司特征：公司规模（SIZE，总资产自然对数）、上市年龄（AGE，上市年数自然对数）、资产负债率（LEV）、资产收益率（ROA）、营业收入增长率（GROWTH）、经营现金流比率（CFO，经营现金流净额/总资产）、股权集中度（TOP，前五大股东持股比例）、独立董事比例（INDEP）、管理层持股比例（MH）、地区银行业集中度（HHI_BANK）和市场化程度指数（MKT）。</w:t>
      </w:r>
    </w:p>
    <w:bookmarkEnd w:id="92"/>
    <w:bookmarkStart w:id="93" w:name="描述性统计"/>
    <w:p>
      <w:pPr>
        <w:pStyle w:val="4"/>
      </w:pPr>
      <w:r>
        <w:t xml:space="preserve">4.3.3 </w:t>
      </w:r>
      <w:r>
        <w:rPr>
          <w:rFonts w:hint="eastAsia"/>
        </w:rPr>
        <w:t xml:space="preserve">描述性统计</w:t>
      </w:r>
    </w:p>
    <w:p>
      <w:pPr>
        <w:pStyle w:val="FirstParagraph"/>
      </w:pPr>
      <w:r>
        <w:rPr>
          <w:rFonts w:hint="eastAsia"/>
        </w:rPr>
        <w:t xml:space="preserve">表7汇报了主要变量的描述性统计结果。</w:t>
      </w:r>
    </w:p>
    <w:p>
      <w:pPr>
        <w:pStyle w:val="BodyText"/>
      </w:pPr>
      <w:r>
        <w:rPr>
          <w:rFonts w:hint="eastAsia"/>
          <w:b/>
          <w:bCs/>
        </w:rPr>
        <w:t xml:space="preserve">表7</w:t>
      </w:r>
      <w:r>
        <w:rPr>
          <w:b/>
          <w:bCs/>
        </w:rPr>
        <w:t xml:space="preserve"> </w:t>
      </w:r>
      <w:r>
        <w:rPr>
          <w:rFonts w:hint="eastAsia"/>
          <w:b/>
          <w:bCs/>
        </w:rPr>
        <w:t xml:space="preserve">第四章主要变量描述性统计</w:t>
      </w:r>
    </w:p>
    <w:tbl>
      <w:tblPr>
        <w:tblStyle w:val="Table"/>
        <w:tblW w:type="pct" w:w="5000"/>
        <w:tblLayout w:type="fixed"/>
        <w:tblLook w:firstRow="1" w:lastRow="0" w:firstColumn="0" w:lastColumn="0" w:noHBand="0" w:noVBand="0" w:val="0020"/>
      </w:tblPr>
      <w:tblGrid>
        <w:gridCol w:w="754"/>
        <w:gridCol w:w="880"/>
        <w:gridCol w:w="754"/>
        <w:gridCol w:w="1005"/>
        <w:gridCol w:w="1005"/>
        <w:gridCol w:w="754"/>
        <w:gridCol w:w="1005"/>
        <w:gridCol w:w="754"/>
        <w:gridCol w:w="1005"/>
      </w:tblGrid>
      <w:tr>
        <w:trPr>
          <w:tblHeader w:val="on"/>
        </w:trPr>
        <w:tc>
          <w:tcPr/>
          <w:p>
            <w:pPr>
              <w:pStyle w:val="Compact"/>
            </w:pPr>
            <w:r>
              <w:rPr>
                <w:rFonts w:hint="eastAsia"/>
              </w:rPr>
              <w:t xml:space="preserve">变量</w:t>
            </w:r>
          </w:p>
        </w:tc>
        <w:tc>
          <w:tcPr/>
          <w:p>
            <w:pPr>
              <w:pStyle w:val="Compact"/>
            </w:pPr>
            <w:r>
              <w:t xml:space="preserve">N</w:t>
            </w:r>
          </w:p>
        </w:tc>
        <w:tc>
          <w:tcPr/>
          <w:p>
            <w:pPr>
              <w:pStyle w:val="Compact"/>
            </w:pPr>
            <w:r>
              <w:rPr>
                <w:rFonts w:hint="eastAsia"/>
              </w:rPr>
              <w:t xml:space="preserve">均值</w:t>
            </w:r>
          </w:p>
        </w:tc>
        <w:tc>
          <w:tcPr/>
          <w:p>
            <w:pPr>
              <w:pStyle w:val="Compact"/>
            </w:pPr>
            <w:r>
              <w:rPr>
                <w:rFonts w:hint="eastAsia"/>
              </w:rPr>
              <w:t xml:space="preserve">标准差</w:t>
            </w:r>
          </w:p>
        </w:tc>
        <w:tc>
          <w:tcPr/>
          <w:p>
            <w:pPr>
              <w:pStyle w:val="Compact"/>
            </w:pPr>
            <w:r>
              <w:rPr>
                <w:rFonts w:hint="eastAsia"/>
              </w:rPr>
              <w:t xml:space="preserve">最小值</w:t>
            </w:r>
          </w:p>
        </w:tc>
        <w:tc>
          <w:tcPr/>
          <w:p>
            <w:pPr>
              <w:pStyle w:val="Compact"/>
            </w:pPr>
            <w:r>
              <w:t xml:space="preserve">P25</w:t>
            </w:r>
          </w:p>
        </w:tc>
        <w:tc>
          <w:tcPr/>
          <w:p>
            <w:pPr>
              <w:pStyle w:val="Compact"/>
            </w:pPr>
            <w:r>
              <w:rPr>
                <w:rFonts w:hint="eastAsia"/>
              </w:rPr>
              <w:t xml:space="preserve">中位数</w:t>
            </w:r>
          </w:p>
        </w:tc>
        <w:tc>
          <w:tcPr/>
          <w:p>
            <w:pPr>
              <w:pStyle w:val="Compact"/>
            </w:pPr>
            <w:r>
              <w:t xml:space="preserve">P75</w:t>
            </w:r>
          </w:p>
        </w:tc>
        <w:tc>
          <w:tcPr/>
          <w:p>
            <w:pPr>
              <w:pStyle w:val="Compact"/>
            </w:pPr>
            <w:r>
              <w:rPr>
                <w:rFonts w:hint="eastAsia"/>
              </w:rPr>
              <w:t xml:space="preserve">最大值</w:t>
            </w:r>
          </w:p>
        </w:tc>
      </w:tr>
      <w:tr>
        <w:tc>
          <w:tcPr/>
          <w:p>
            <w:pPr>
              <w:pStyle w:val="Compact"/>
            </w:pPr>
            <w:r>
              <w:t xml:space="preserve">DivDummy</w:t>
            </w:r>
          </w:p>
        </w:tc>
        <w:tc>
          <w:tcPr/>
          <w:p>
            <w:pPr>
              <w:pStyle w:val="Compact"/>
            </w:pPr>
            <w:r>
              <w:t xml:space="preserve">9,004</w:t>
            </w:r>
          </w:p>
        </w:tc>
        <w:tc>
          <w:tcPr/>
          <w:p>
            <w:pPr>
              <w:pStyle w:val="Compact"/>
            </w:pPr>
            <w:r>
              <w:t xml:space="preserve">0.914</w:t>
            </w:r>
          </w:p>
        </w:tc>
        <w:tc>
          <w:tcPr/>
          <w:p>
            <w:pPr>
              <w:pStyle w:val="Compact"/>
            </w:pPr>
            <w:r>
              <w:t xml:space="preserve">0.281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DivPayRate</w:t>
            </w:r>
          </w:p>
        </w:tc>
        <w:tc>
          <w:tcPr/>
          <w:p>
            <w:pPr>
              <w:pStyle w:val="Compact"/>
            </w:pPr>
            <w:r>
              <w:t xml:space="preserve">9,004</w:t>
            </w:r>
          </w:p>
        </w:tc>
        <w:tc>
          <w:tcPr/>
          <w:p>
            <w:pPr>
              <w:pStyle w:val="Compact"/>
            </w:pPr>
            <w:r>
              <w:t xml:space="preserve">0.420</w:t>
            </w:r>
          </w:p>
        </w:tc>
        <w:tc>
          <w:tcPr/>
          <w:p>
            <w:pPr>
              <w:pStyle w:val="Compact"/>
            </w:pPr>
            <w:r>
              <w:t xml:space="preserve">0.371</w:t>
            </w:r>
          </w:p>
        </w:tc>
        <w:tc>
          <w:tcPr/>
          <w:p>
            <w:pPr>
              <w:pStyle w:val="Compact"/>
            </w:pPr>
            <w:r>
              <w:t xml:space="preserve">0</w:t>
            </w:r>
          </w:p>
        </w:tc>
        <w:tc>
          <w:tcPr/>
          <w:p>
            <w:pPr>
              <w:pStyle w:val="Compact"/>
            </w:pPr>
            <w:r>
              <w:t xml:space="preserve">0.210</w:t>
            </w:r>
          </w:p>
        </w:tc>
        <w:tc>
          <w:tcPr/>
          <w:p>
            <w:pPr>
              <w:pStyle w:val="Compact"/>
            </w:pPr>
            <w:r>
              <w:t xml:space="preserve">0.330</w:t>
            </w:r>
          </w:p>
        </w:tc>
        <w:tc>
          <w:tcPr/>
          <w:p>
            <w:pPr>
              <w:pStyle w:val="Compact"/>
            </w:pPr>
            <w:r>
              <w:t xml:space="preserve">0.511</w:t>
            </w:r>
          </w:p>
        </w:tc>
        <w:tc>
          <w:tcPr/>
          <w:p>
            <w:pPr>
              <w:pStyle w:val="Compact"/>
            </w:pPr>
            <w:r>
              <w:t xml:space="preserve">2.353</w:t>
            </w:r>
          </w:p>
        </w:tc>
      </w:tr>
      <w:tr>
        <w:tc>
          <w:tcPr/>
          <w:p>
            <w:pPr>
              <w:pStyle w:val="Compact"/>
            </w:pPr>
            <w:r>
              <w:t xml:space="preserve">treat</w:t>
            </w:r>
          </w:p>
        </w:tc>
        <w:tc>
          <w:tcPr/>
          <w:p>
            <w:pPr>
              <w:pStyle w:val="Compact"/>
            </w:pPr>
            <w:r>
              <w:t xml:space="preserve">9,004</w:t>
            </w:r>
          </w:p>
        </w:tc>
        <w:tc>
          <w:tcPr/>
          <w:p>
            <w:pPr>
              <w:pStyle w:val="Compact"/>
            </w:pPr>
            <w:r>
              <w:t xml:space="preserve">0.542</w:t>
            </w:r>
          </w:p>
        </w:tc>
        <w:tc>
          <w:tcPr/>
          <w:p>
            <w:pPr>
              <w:pStyle w:val="Compact"/>
            </w:pPr>
            <w:r>
              <w:t xml:space="preserve">0.498</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post</w:t>
            </w:r>
          </w:p>
        </w:tc>
        <w:tc>
          <w:tcPr/>
          <w:p>
            <w:pPr>
              <w:pStyle w:val="Compact"/>
            </w:pPr>
            <w:r>
              <w:t xml:space="preserve">9,004</w:t>
            </w:r>
          </w:p>
        </w:tc>
        <w:tc>
          <w:tcPr/>
          <w:p>
            <w:pPr>
              <w:pStyle w:val="Compact"/>
            </w:pPr>
            <w:r>
              <w:t xml:space="preserve">0.378</w:t>
            </w:r>
          </w:p>
        </w:tc>
        <w:tc>
          <w:tcPr/>
          <w:p>
            <w:pPr>
              <w:pStyle w:val="Compact"/>
            </w:pPr>
            <w:r>
              <w:t xml:space="preserve">0.485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SIZE</w:t>
            </w:r>
          </w:p>
        </w:tc>
        <w:tc>
          <w:tcPr/>
          <w:p>
            <w:pPr>
              <w:pStyle w:val="Compact"/>
            </w:pPr>
            <w:r>
              <w:t xml:space="preserve">9,004</w:t>
            </w:r>
          </w:p>
        </w:tc>
        <w:tc>
          <w:tcPr/>
          <w:p>
            <w:pPr>
              <w:pStyle w:val="Compact"/>
            </w:pPr>
            <w:r>
              <w:t xml:space="preserve">22.839</w:t>
            </w:r>
          </w:p>
        </w:tc>
        <w:tc>
          <w:tcPr/>
          <w:p>
            <w:pPr>
              <w:pStyle w:val="Compact"/>
            </w:pPr>
            <w:r>
              <w:t xml:space="preserve">1.351</w:t>
            </w:r>
          </w:p>
        </w:tc>
        <w:tc>
          <w:tcPr/>
          <w:p>
            <w:pPr>
              <w:pStyle w:val="Compact"/>
            </w:pPr>
            <w:r>
              <w:t xml:space="preserve">20.399</w:t>
            </w:r>
          </w:p>
        </w:tc>
        <w:tc>
          <w:tcPr/>
          <w:p>
            <w:pPr>
              <w:pStyle w:val="Compact"/>
            </w:pPr>
            <w:r>
              <w:t xml:space="preserve">21.842</w:t>
            </w:r>
          </w:p>
        </w:tc>
        <w:tc>
          <w:tcPr/>
          <w:p>
            <w:pPr>
              <w:pStyle w:val="Compact"/>
            </w:pPr>
            <w:r>
              <w:t xml:space="preserve">22.652</w:t>
            </w:r>
          </w:p>
        </w:tc>
        <w:tc>
          <w:tcPr/>
          <w:p>
            <w:pPr>
              <w:pStyle w:val="Compact"/>
            </w:pPr>
            <w:r>
              <w:t xml:space="preserve">23.633</w:t>
            </w:r>
          </w:p>
        </w:tc>
        <w:tc>
          <w:tcPr/>
          <w:p>
            <w:pPr>
              <w:pStyle w:val="Compact"/>
            </w:pPr>
            <w:r>
              <w:t xml:space="preserve">26.951</w:t>
            </w:r>
          </w:p>
        </w:tc>
      </w:tr>
      <w:tr>
        <w:tc>
          <w:tcPr/>
          <w:p>
            <w:pPr>
              <w:pStyle w:val="Compact"/>
            </w:pPr>
            <w:r>
              <w:t xml:space="preserve">AGE</w:t>
            </w:r>
          </w:p>
        </w:tc>
        <w:tc>
          <w:tcPr/>
          <w:p>
            <w:pPr>
              <w:pStyle w:val="Compact"/>
            </w:pPr>
            <w:r>
              <w:t xml:space="preserve">9,004</w:t>
            </w:r>
          </w:p>
        </w:tc>
        <w:tc>
          <w:tcPr/>
          <w:p>
            <w:pPr>
              <w:pStyle w:val="Compact"/>
            </w:pPr>
            <w:r>
              <w:t xml:space="preserve">2.363</w:t>
            </w:r>
          </w:p>
        </w:tc>
        <w:tc>
          <w:tcPr/>
          <w:p>
            <w:pPr>
              <w:pStyle w:val="Compact"/>
            </w:pPr>
            <w:r>
              <w:t xml:space="preserve">0.869</w:t>
            </w:r>
          </w:p>
        </w:tc>
        <w:tc>
          <w:tcPr/>
          <w:p>
            <w:pPr>
              <w:pStyle w:val="Compact"/>
            </w:pPr>
            <w:r>
              <w:t xml:space="preserve">0</w:t>
            </w:r>
          </w:p>
        </w:tc>
        <w:tc>
          <w:tcPr/>
          <w:p>
            <w:pPr>
              <w:pStyle w:val="Compact"/>
            </w:pPr>
            <w:r>
              <w:t xml:space="preserve">1.792</w:t>
            </w:r>
          </w:p>
        </w:tc>
        <w:tc>
          <w:tcPr/>
          <w:p>
            <w:pPr>
              <w:pStyle w:val="Compact"/>
            </w:pPr>
            <w:r>
              <w:t xml:space="preserve">2.565</w:t>
            </w:r>
          </w:p>
        </w:tc>
        <w:tc>
          <w:tcPr/>
          <w:p>
            <w:pPr>
              <w:pStyle w:val="Compact"/>
            </w:pPr>
            <w:r>
              <w:t xml:space="preserve">3.135</w:t>
            </w:r>
          </w:p>
        </w:tc>
        <w:tc>
          <w:tcPr/>
          <w:p>
            <w:pPr>
              <w:pStyle w:val="Compact"/>
            </w:pPr>
            <w:r>
              <w:t xml:space="preserve">3.466</w:t>
            </w:r>
          </w:p>
        </w:tc>
      </w:tr>
      <w:tr>
        <w:tc>
          <w:tcPr/>
          <w:p>
            <w:pPr>
              <w:pStyle w:val="Compact"/>
            </w:pPr>
            <w:r>
              <w:t xml:space="preserve">LEV</w:t>
            </w:r>
          </w:p>
        </w:tc>
        <w:tc>
          <w:tcPr/>
          <w:p>
            <w:pPr>
              <w:pStyle w:val="Compact"/>
            </w:pPr>
            <w:r>
              <w:t xml:space="preserve">9,004</w:t>
            </w:r>
          </w:p>
        </w:tc>
        <w:tc>
          <w:tcPr/>
          <w:p>
            <w:pPr>
              <w:pStyle w:val="Compact"/>
            </w:pPr>
            <w:r>
              <w:t xml:space="preserve">0.422</w:t>
            </w:r>
          </w:p>
        </w:tc>
        <w:tc>
          <w:tcPr/>
          <w:p>
            <w:pPr>
              <w:pStyle w:val="Compact"/>
            </w:pPr>
            <w:r>
              <w:t xml:space="preserve">0.181</w:t>
            </w:r>
          </w:p>
        </w:tc>
        <w:tc>
          <w:tcPr/>
          <w:p>
            <w:pPr>
              <w:pStyle w:val="Compact"/>
            </w:pPr>
            <w:r>
              <w:t xml:space="preserve">0.070</w:t>
            </w:r>
          </w:p>
        </w:tc>
        <w:tc>
          <w:tcPr/>
          <w:p>
            <w:pPr>
              <w:pStyle w:val="Compact"/>
            </w:pPr>
            <w:r>
              <w:t xml:space="preserve">0.279</w:t>
            </w:r>
          </w:p>
        </w:tc>
        <w:tc>
          <w:tcPr/>
          <w:p>
            <w:pPr>
              <w:pStyle w:val="Compact"/>
            </w:pPr>
            <w:r>
              <w:t xml:space="preserve">0.422</w:t>
            </w:r>
          </w:p>
        </w:tc>
        <w:tc>
          <w:tcPr/>
          <w:p>
            <w:pPr>
              <w:pStyle w:val="Compact"/>
            </w:pPr>
            <w:r>
              <w:t xml:space="preserve">0.556</w:t>
            </w:r>
          </w:p>
        </w:tc>
        <w:tc>
          <w:tcPr/>
          <w:p>
            <w:pPr>
              <w:pStyle w:val="Compact"/>
            </w:pPr>
            <w:r>
              <w:t xml:space="preserve">0.823</w:t>
            </w:r>
          </w:p>
        </w:tc>
      </w:tr>
      <w:tr>
        <w:tc>
          <w:tcPr/>
          <w:p>
            <w:pPr>
              <w:pStyle w:val="Compact"/>
            </w:pPr>
            <w:r>
              <w:t xml:space="preserve">ROA</w:t>
            </w:r>
          </w:p>
        </w:tc>
        <w:tc>
          <w:tcPr/>
          <w:p>
            <w:pPr>
              <w:pStyle w:val="Compact"/>
            </w:pPr>
            <w:r>
              <w:t xml:space="preserve">9,004</w:t>
            </w:r>
          </w:p>
        </w:tc>
        <w:tc>
          <w:tcPr/>
          <w:p>
            <w:pPr>
              <w:pStyle w:val="Compact"/>
            </w:pPr>
            <w:r>
              <w:t xml:space="preserve">0.055</w:t>
            </w:r>
          </w:p>
        </w:tc>
        <w:tc>
          <w:tcPr/>
          <w:p>
            <w:pPr>
              <w:pStyle w:val="Compact"/>
            </w:pPr>
            <w:r>
              <w:t xml:space="preserve">0.044</w:t>
            </w:r>
          </w:p>
        </w:tc>
        <w:tc>
          <w:tcPr/>
          <w:p>
            <w:pPr>
              <w:pStyle w:val="Compact"/>
            </w:pPr>
            <w:r>
              <w:t xml:space="preserve">0.002</w:t>
            </w:r>
          </w:p>
        </w:tc>
        <w:tc>
          <w:tcPr/>
          <w:p>
            <w:pPr>
              <w:pStyle w:val="Compact"/>
            </w:pPr>
            <w:r>
              <w:t xml:space="preserve">0.023</w:t>
            </w:r>
          </w:p>
        </w:tc>
        <w:tc>
          <w:tcPr/>
          <w:p>
            <w:pPr>
              <w:pStyle w:val="Compact"/>
            </w:pPr>
            <w:r>
              <w:t xml:space="preserve">0.045</w:t>
            </w:r>
          </w:p>
        </w:tc>
        <w:tc>
          <w:tcPr/>
          <w:p>
            <w:pPr>
              <w:pStyle w:val="Compact"/>
            </w:pPr>
            <w:r>
              <w:t xml:space="preserve">0.076</w:t>
            </w:r>
          </w:p>
        </w:tc>
        <w:tc>
          <w:tcPr/>
          <w:p>
            <w:pPr>
              <w:pStyle w:val="Compact"/>
            </w:pPr>
            <w:r>
              <w:t xml:space="preserve">0.225</w:t>
            </w:r>
          </w:p>
        </w:tc>
      </w:tr>
      <w:tr>
        <w:tc>
          <w:tcPr/>
          <w:p>
            <w:pPr>
              <w:pStyle w:val="Compact"/>
            </w:pPr>
            <w:r>
              <w:t xml:space="preserve">GROWTH</w:t>
            </w:r>
          </w:p>
        </w:tc>
        <w:tc>
          <w:tcPr/>
          <w:p>
            <w:pPr>
              <w:pStyle w:val="Compact"/>
            </w:pPr>
            <w:r>
              <w:t xml:space="preserve">9,004</w:t>
            </w:r>
          </w:p>
        </w:tc>
        <w:tc>
          <w:tcPr/>
          <w:p>
            <w:pPr>
              <w:pStyle w:val="Compact"/>
            </w:pPr>
            <w:r>
              <w:t xml:space="preserve">0.117</w:t>
            </w:r>
          </w:p>
        </w:tc>
        <w:tc>
          <w:tcPr/>
          <w:p>
            <w:pPr>
              <w:pStyle w:val="Compact"/>
            </w:pPr>
            <w:r>
              <w:t xml:space="preserve">0.278</w:t>
            </w:r>
          </w:p>
        </w:tc>
        <w:tc>
          <w:tcPr/>
          <w:p>
            <w:pPr>
              <w:pStyle w:val="Compact"/>
            </w:pPr>
            <w:r>
              <w:t xml:space="preserve">-0.468</w:t>
            </w:r>
          </w:p>
        </w:tc>
        <w:tc>
          <w:tcPr/>
          <w:p>
            <w:pPr>
              <w:pStyle w:val="Compact"/>
            </w:pPr>
            <w:r>
              <w:t xml:space="preserve">-0.036</w:t>
            </w:r>
          </w:p>
        </w:tc>
        <w:tc>
          <w:tcPr/>
          <w:p>
            <w:pPr>
              <w:pStyle w:val="Compact"/>
            </w:pPr>
            <w:r>
              <w:t xml:space="preserve">0.078</w:t>
            </w:r>
          </w:p>
        </w:tc>
        <w:tc>
          <w:tcPr/>
          <w:p>
            <w:pPr>
              <w:pStyle w:val="Compact"/>
            </w:pPr>
            <w:r>
              <w:t xml:space="preserve">0.212</w:t>
            </w:r>
          </w:p>
        </w:tc>
        <w:tc>
          <w:tcPr/>
          <w:p>
            <w:pPr>
              <w:pStyle w:val="Compact"/>
            </w:pPr>
            <w:r>
              <w:t xml:space="preserve">1.443</w:t>
            </w:r>
          </w:p>
        </w:tc>
      </w:tr>
      <w:tr>
        <w:tc>
          <w:tcPr/>
          <w:p>
            <w:pPr>
              <w:pStyle w:val="Compact"/>
            </w:pPr>
            <w:r>
              <w:t xml:space="preserve">CFO</w:t>
            </w:r>
          </w:p>
        </w:tc>
        <w:tc>
          <w:tcPr/>
          <w:p>
            <w:pPr>
              <w:pStyle w:val="Compact"/>
            </w:pPr>
            <w:r>
              <w:t xml:space="preserve">9,004</w:t>
            </w:r>
          </w:p>
        </w:tc>
        <w:tc>
          <w:tcPr/>
          <w:p>
            <w:pPr>
              <w:pStyle w:val="Compact"/>
            </w:pPr>
            <w:r>
              <w:t xml:space="preserve">0.063</w:t>
            </w:r>
          </w:p>
        </w:tc>
        <w:tc>
          <w:tcPr/>
          <w:p>
            <w:pPr>
              <w:pStyle w:val="Compact"/>
            </w:pPr>
            <w:r>
              <w:t xml:space="preserve">0.061</w:t>
            </w:r>
          </w:p>
        </w:tc>
        <w:tc>
          <w:tcPr/>
          <w:p>
            <w:pPr>
              <w:pStyle w:val="Compact"/>
            </w:pPr>
            <w:r>
              <w:t xml:space="preserve">-0.107</w:t>
            </w:r>
          </w:p>
        </w:tc>
        <w:tc>
          <w:tcPr/>
          <w:p>
            <w:pPr>
              <w:pStyle w:val="Compact"/>
            </w:pPr>
            <w:r>
              <w:t xml:space="preserve">0.027</w:t>
            </w:r>
          </w:p>
        </w:tc>
        <w:tc>
          <w:tcPr/>
          <w:p>
            <w:pPr>
              <w:pStyle w:val="Compact"/>
            </w:pPr>
            <w:r>
              <w:t xml:space="preserve">0.060</w:t>
            </w:r>
          </w:p>
        </w:tc>
        <w:tc>
          <w:tcPr/>
          <w:p>
            <w:pPr>
              <w:pStyle w:val="Compact"/>
            </w:pPr>
            <w:r>
              <w:t xml:space="preserve">0.098</w:t>
            </w:r>
          </w:p>
        </w:tc>
        <w:tc>
          <w:tcPr/>
          <w:p>
            <w:pPr>
              <w:pStyle w:val="Compact"/>
            </w:pPr>
            <w:r>
              <w:t xml:space="preserve">0.244</w:t>
            </w:r>
          </w:p>
        </w:tc>
      </w:tr>
    </w:tbl>
    <w:p>
      <w:pPr>
        <w:pStyle w:val="BodyText"/>
      </w:pPr>
      <w:r>
        <w:rPr>
          <w:rFonts w:hint="eastAsia"/>
        </w:rPr>
        <w:t xml:space="preserve">注：数据来源于CSMAR数据库。限于篇幅仅列示核心变量，完整变量描述性统计见附录。</w:t>
      </w:r>
    </w:p>
    <w:bookmarkEnd w:id="93"/>
    <w:bookmarkEnd w:id="94"/>
    <w:bookmarkStart w:id="106" w:name="因果效应评估"/>
    <w:p>
      <w:pPr>
        <w:pStyle w:val="3"/>
      </w:pPr>
      <w:r>
        <w:t xml:space="preserve">4.4 </w:t>
      </w:r>
      <w:r>
        <w:rPr>
          <w:rFonts w:hint="eastAsia"/>
        </w:rPr>
        <w:t xml:space="preserve">因果效应评估</w:t>
      </w:r>
    </w:p>
    <w:bookmarkStart w:id="98" w:name="平行趋势检验"/>
    <w:p>
      <w:pPr>
        <w:pStyle w:val="4"/>
      </w:pPr>
      <w:r>
        <w:t xml:space="preserve">4.4.1 </w:t>
      </w:r>
      <w:r>
        <w:rPr>
          <w:rFonts w:hint="eastAsia"/>
        </w:rPr>
        <w:t xml:space="preserve">平行趋势检验</w:t>
      </w:r>
    </w:p>
    <w:p>
      <w:pPr>
        <w:pStyle w:val="FirstParagraph"/>
      </w:pPr>
      <w:r>
        <w:rPr>
          <w:rFonts w:hint="eastAsia"/>
        </w:rPr>
        <w:t xml:space="preserve">DID的因果解释依赖平行趋势假设：在反事实情形下，处理组与对照组的分红行为应遵循相同的时间趋势。本章采用事件研究法进行检验，以政策前一年（2022年，t-1）为基准期，估计各期处理效应系数。图11展示了两个被解释变量的事件研究系数及99%置信区间。</w:t>
      </w:r>
    </w:p>
    <w:p>
      <w:pPr>
        <w:pStyle w:val="CaptionedFigure"/>
      </w:pPr>
      <w:r>
        <w:drawing>
          <wp:inline>
            <wp:extent cx="5270500" cy="2329964"/>
            <wp:effectExtent b="0" l="0" r="0" t="0"/>
            <wp:docPr descr="图11 平行趋势检验（事件研究图）" title="" id="96" name="Picture"/>
            <a:graphic>
              <a:graphicData uri="http://schemas.openxmlformats.org/drawingml/2006/picture">
                <pic:pic>
                  <pic:nvPicPr>
                    <pic:cNvPr descr="../figures_v3/did_parallel_trends.png" id="97" name="Picture"/>
                    <pic:cNvPicPr>
                      <a:picLocks noChangeArrowheads="1" noChangeAspect="1"/>
                    </pic:cNvPicPr>
                  </pic:nvPicPr>
                  <pic:blipFill>
                    <a:blip r:embed="rId95"/>
                    <a:stretch>
                      <a:fillRect/>
                    </a:stretch>
                  </pic:blipFill>
                  <pic:spPr bwMode="auto">
                    <a:xfrm>
                      <a:off x="0" y="0"/>
                      <a:ext cx="5270500" cy="2329964"/>
                    </a:xfrm>
                    <a:prstGeom prst="rect">
                      <a:avLst/>
                    </a:prstGeom>
                    <a:noFill/>
                    <a:ln w="9525">
                      <a:noFill/>
                      <a:headEnd/>
                      <a:tailEnd/>
                    </a:ln>
                  </pic:spPr>
                </pic:pic>
              </a:graphicData>
            </a:graphic>
          </wp:inline>
        </w:drawing>
      </w:r>
    </w:p>
    <w:p>
      <w:pPr>
        <w:pStyle w:val="ImageCaption"/>
      </w:pPr>
      <w:r>
        <w:rPr>
          <w:rFonts w:hint="eastAsia"/>
        </w:rPr>
        <w:t xml:space="preserve">图11</w:t>
      </w:r>
      <w:r>
        <w:t xml:space="preserve"> </w:t>
      </w:r>
      <w:r>
        <w:rPr>
          <w:rFonts w:hint="eastAsia"/>
        </w:rPr>
        <w:t xml:space="preserve">平行趋势检验（事件研究图）</w:t>
      </w:r>
    </w:p>
    <w:p>
      <w:pPr>
        <w:pStyle w:val="BodyText"/>
      </w:pPr>
      <w:r>
        <w:rPr>
          <w:rFonts w:hint="eastAsia"/>
          <w:b/>
          <w:bCs/>
        </w:rPr>
        <w:t xml:space="preserve">图11</w:t>
      </w:r>
      <w:r>
        <w:rPr>
          <w:b/>
          <w:bCs/>
        </w:rPr>
        <w:t xml:space="preserve"> </w:t>
      </w:r>
      <w:r>
        <w:rPr>
          <w:rFonts w:hint="eastAsia"/>
          <w:b/>
          <w:bCs/>
        </w:rPr>
        <w:t xml:space="preserve">平行趋势检验（事件研究图）</w:t>
      </w:r>
    </w:p>
    <w:p>
      <w:pPr>
        <w:pStyle w:val="BodyText"/>
      </w:pPr>
      <w:r>
        <w:rPr>
          <w:rFonts w:hint="eastAsia"/>
        </w:rPr>
        <w:t xml:space="preserve">如图11所示，DivDummy的政策前系数在99%置信水平下均不显著（t-3:</w:t>
      </w:r>
      <w:r>
        <w:t xml:space="preserve"> 0.0402, t=2.127; t-2: 0.0224, </w:t>
      </w:r>
      <w:r>
        <w:rPr>
          <w:rFonts w:hint="eastAsia"/>
        </w:rPr>
        <w:t xml:space="preserve">t=1.249），置信区间覆盖零值。需要指出的是，t-3期系数在5%水平上处于边界显著（t=2.127），但其经济量级（4.0个百分点）远小于政策后系数（10.8个百分点），且政策前两期系数的联合F检验不拒绝”均等于零”的原假设，故平行趋势假设仍可接受。政策实施当年（t=0）系数跳升至0.1077（t=6.379），政策后一年为0.0965（t=5.519），均在1%水平上显著，形成明确的时间”断裂”。DivPayRate的模式一致：政策前系数均不显著（t-3:</w:t>
      </w:r>
      <w:r>
        <w:t xml:space="preserve"> 0.0366, t=1.597; t-2: 0.0314, </w:t>
      </w:r>
      <w:r>
        <w:rPr>
          <w:rFonts w:hint="eastAsia"/>
        </w:rPr>
        <w:t xml:space="preserve">t=1.499），政策后系数显著为正且逐年递增（t=0:</w:t>
      </w:r>
      <w:r>
        <w:t xml:space="preserve"> 0.1234; t+1: </w:t>
      </w:r>
      <w:r>
        <w:rPr>
          <w:rFonts w:hint="eastAsia"/>
        </w:rPr>
        <w:t xml:space="preserve">0.1386）。两个变量的事件研究图均支持平行趋势假设。</w:t>
      </w:r>
    </w:p>
    <w:bookmarkEnd w:id="98"/>
    <w:bookmarkStart w:id="99" w:name="基准回归结果"/>
    <w:p>
      <w:pPr>
        <w:pStyle w:val="4"/>
      </w:pPr>
      <w:r>
        <w:t xml:space="preserve">4.4.2 </w:t>
      </w:r>
      <w:r>
        <w:rPr>
          <w:rFonts w:hint="eastAsia"/>
        </w:rPr>
        <w:t xml:space="preserve">基准回归结果</w:t>
      </w:r>
    </w:p>
    <w:p>
      <w:pPr>
        <w:pStyle w:val="FirstParagraph"/>
      </w:pPr>
      <w:r>
        <w:rPr>
          <w:rFonts w:hint="eastAsia"/>
        </w:rPr>
        <w:t xml:space="preserve">表8汇报了基准DID回归结果。无论是否纳入控制变量，DID系数在四个规格中均在1%水平上显著为正，且系数大小在加入控制变量后变化甚微，说明遗漏变量偏误对估计的影响有限。</w:t>
      </w:r>
    </w:p>
    <w:p>
      <w:pPr>
        <w:pStyle w:val="BodyText"/>
      </w:pPr>
      <w:r>
        <w:rPr>
          <w:rFonts w:hint="eastAsia"/>
          <w:b/>
          <w:bCs/>
        </w:rPr>
        <w:t xml:space="preserve">表8</w:t>
      </w:r>
      <w:r>
        <w:rPr>
          <w:b/>
          <w:bCs/>
        </w:rPr>
        <w:t xml:space="preserve"> </w:t>
      </w:r>
      <w:r>
        <w:rPr>
          <w:rFonts w:hint="eastAsia"/>
          <w:b/>
          <w:bCs/>
        </w:rPr>
        <w:t xml:space="preserve">基准DID回归结果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(1) DivDummy</w:t>
            </w:r>
          </w:p>
        </w:tc>
        <w:tc>
          <w:tcPr/>
          <w:p>
            <w:pPr>
              <w:pStyle w:val="Compact"/>
            </w:pPr>
            <w:r>
              <w:t xml:space="preserve">(2) DivDummy</w:t>
            </w:r>
          </w:p>
        </w:tc>
        <w:tc>
          <w:tcPr/>
          <w:p>
            <w:pPr>
              <w:pStyle w:val="Compact"/>
            </w:pPr>
            <w:r>
              <w:t xml:space="preserve">(3) DivPayRate</w:t>
            </w:r>
          </w:p>
        </w:tc>
        <w:tc>
          <w:tcPr/>
          <w:p>
            <w:pPr>
              <w:pStyle w:val="Compact"/>
            </w:pPr>
            <w:r>
              <w:t xml:space="preserve">(4) DivPayRate</w:t>
            </w:r>
          </w:p>
        </w:tc>
      </w:tr>
      <w:tr>
        <w:tc>
          <w:tcPr/>
          <w:p>
            <w:pPr>
              <w:pStyle w:val="Compact"/>
            </w:pPr>
            <w:r>
              <w:t xml:space="preserve">did</w:t>
            </w:r>
          </w:p>
        </w:tc>
        <w:tc>
          <w:tcPr/>
          <w:p>
            <w:pPr>
              <w:pStyle w:val="Compact"/>
            </w:pPr>
            <w:r>
              <w:t xml:space="preserve">0.0805***</w:t>
            </w:r>
          </w:p>
        </w:tc>
        <w:tc>
          <w:tcPr/>
          <w:p>
            <w:pPr>
              <w:pStyle w:val="Compact"/>
            </w:pPr>
            <w:r>
              <w:t xml:space="preserve">0.0828***</w:t>
            </w:r>
          </w:p>
        </w:tc>
        <w:tc>
          <w:tcPr/>
          <w:p>
            <w:pPr>
              <w:pStyle w:val="Compact"/>
            </w:pPr>
            <w:r>
              <w:t xml:space="preserve">0.1238***</w:t>
            </w:r>
          </w:p>
        </w:tc>
        <w:tc>
          <w:tcPr/>
          <w:p>
            <w:pPr>
              <w:pStyle w:val="Compact"/>
            </w:pPr>
            <w:r>
              <w:t xml:space="preserve">0.1081***</w:t>
            </w:r>
          </w:p>
        </w:tc>
      </w:tr>
      <w:tr>
        <w:tc>
          <w:tcPr/>
          <w:p>
            <w:pPr>
              <w:pStyle w:val="Compact"/>
            </w:pPr>
          </w:p>
        </w:tc>
        <w:tc>
          <w:tcPr/>
          <w:p>
            <w:pPr>
              <w:pStyle w:val="Compact"/>
            </w:pPr>
            <w:r>
              <w:t xml:space="preserve">(6.669)</w:t>
            </w:r>
          </w:p>
        </w:tc>
        <w:tc>
          <w:tcPr/>
          <w:p>
            <w:pPr>
              <w:pStyle w:val="Compact"/>
            </w:pPr>
            <w:r>
              <w:t xml:space="preserve">(6.764)</w:t>
            </w:r>
          </w:p>
        </w:tc>
        <w:tc>
          <w:tcPr/>
          <w:p>
            <w:pPr>
              <w:pStyle w:val="Compact"/>
            </w:pPr>
            <w:r>
              <w:t xml:space="preserve">(7.065)</w:t>
            </w:r>
          </w:p>
        </w:tc>
        <w:tc>
          <w:tcPr/>
          <w:p>
            <w:pPr>
              <w:pStyle w:val="Compact"/>
            </w:pPr>
            <w:r>
              <w:t xml:space="preserve">(6.412)</w:t>
            </w:r>
          </w:p>
        </w:tc>
      </w:tr>
      <w:tr>
        <w:tc>
          <w:tcPr/>
          <w:p>
            <w:pPr>
              <w:pStyle w:val="Compact"/>
            </w:pPr>
            <w:r>
              <w:rPr>
                <w:rFonts w:hint="eastAsia"/>
              </w:rPr>
              <w:t xml:space="preserve">控制变量</w:t>
            </w:r>
          </w:p>
        </w:tc>
        <w:tc>
          <w:tcPr/>
          <w:p>
            <w:pPr>
              <w:pStyle w:val="Compact"/>
            </w:pPr>
            <w:r>
              <w:rPr>
                <w:rFonts w:hint="eastAsia"/>
              </w:rPr>
              <w:t xml:space="preserve">否</w:t>
            </w:r>
          </w:p>
        </w:tc>
        <w:tc>
          <w:tcPr/>
          <w:p>
            <w:pPr>
              <w:pStyle w:val="Compact"/>
            </w:pPr>
            <w:r>
              <w:rPr>
                <w:rFonts w:hint="eastAsia"/>
              </w:rPr>
              <w:t xml:space="preserve">是</w:t>
            </w:r>
          </w:p>
        </w:tc>
        <w:tc>
          <w:tcPr/>
          <w:p>
            <w:pPr>
              <w:pStyle w:val="Compact"/>
            </w:pPr>
            <w:r>
              <w:rPr>
                <w:rFonts w:hint="eastAsia"/>
              </w:rPr>
              <w:t xml:space="preserve">否</w:t>
            </w:r>
          </w:p>
        </w:tc>
        <w:tc>
          <w:tcPr/>
          <w:p>
            <w:pPr>
              <w:pStyle w:val="Compact"/>
            </w:pPr>
            <w:r>
              <w:rPr>
                <w:rFonts w:hint="eastAsia"/>
              </w:rPr>
              <w:t xml:space="preserve">是</w:t>
            </w:r>
          </w:p>
        </w:tc>
      </w:tr>
      <w:tr>
        <w:tc>
          <w:tcPr/>
          <w:p>
            <w:pPr>
              <w:pStyle w:val="Compact"/>
            </w:pPr>
            <w:r>
              <w:rPr>
                <w:rFonts w:hint="eastAsia"/>
              </w:rPr>
              <w:t xml:space="preserve">公司FE</w:t>
            </w:r>
          </w:p>
        </w:tc>
        <w:tc>
          <w:tcPr/>
          <w:p>
            <w:pPr>
              <w:pStyle w:val="Compact"/>
            </w:pPr>
            <w:r>
              <w:rPr>
                <w:rFonts w:hint="eastAsia"/>
              </w:rPr>
              <w:t xml:space="preserve">是</w:t>
            </w:r>
          </w:p>
        </w:tc>
        <w:tc>
          <w:tcPr/>
          <w:p>
            <w:pPr>
              <w:pStyle w:val="Compact"/>
            </w:pPr>
            <w:r>
              <w:rPr>
                <w:rFonts w:hint="eastAsia"/>
              </w:rPr>
              <w:t xml:space="preserve">是</w:t>
            </w:r>
          </w:p>
        </w:tc>
        <w:tc>
          <w:tcPr/>
          <w:p>
            <w:pPr>
              <w:pStyle w:val="Compact"/>
            </w:pPr>
            <w:r>
              <w:rPr>
                <w:rFonts w:hint="eastAsia"/>
              </w:rPr>
              <w:t xml:space="preserve">是</w:t>
            </w:r>
          </w:p>
        </w:tc>
        <w:tc>
          <w:tcPr/>
          <w:p>
            <w:pPr>
              <w:pStyle w:val="Compact"/>
            </w:pPr>
            <w:r>
              <w:rPr>
                <w:rFonts w:hint="eastAsia"/>
              </w:rPr>
              <w:t xml:space="preserve">是</w:t>
            </w:r>
          </w:p>
        </w:tc>
      </w:tr>
      <w:tr>
        <w:tc>
          <w:tcPr/>
          <w:p>
            <w:pPr>
              <w:pStyle w:val="Compact"/>
            </w:pPr>
            <w:r>
              <w:rPr>
                <w:rFonts w:hint="eastAsia"/>
              </w:rPr>
              <w:t xml:space="preserve">年份FE</w:t>
            </w:r>
          </w:p>
        </w:tc>
        <w:tc>
          <w:tcPr/>
          <w:p>
            <w:pPr>
              <w:pStyle w:val="Compact"/>
            </w:pPr>
            <w:r>
              <w:rPr>
                <w:rFonts w:hint="eastAsia"/>
              </w:rPr>
              <w:t xml:space="preserve">是</w:t>
            </w:r>
          </w:p>
        </w:tc>
        <w:tc>
          <w:tcPr/>
          <w:p>
            <w:pPr>
              <w:pStyle w:val="Compact"/>
            </w:pPr>
            <w:r>
              <w:rPr>
                <w:rFonts w:hint="eastAsia"/>
              </w:rPr>
              <w:t xml:space="preserve">是</w:t>
            </w:r>
          </w:p>
        </w:tc>
        <w:tc>
          <w:tcPr/>
          <w:p>
            <w:pPr>
              <w:pStyle w:val="Compact"/>
            </w:pPr>
            <w:r>
              <w:rPr>
                <w:rFonts w:hint="eastAsia"/>
              </w:rPr>
              <w:t xml:space="preserve">是</w:t>
            </w:r>
          </w:p>
        </w:tc>
        <w:tc>
          <w:tcPr/>
          <w:p>
            <w:pPr>
              <w:pStyle w:val="Compact"/>
            </w:pPr>
            <w:r>
              <w:rPr>
                <w:rFonts w:hint="eastAsia"/>
              </w:rPr>
              <w:t xml:space="preserve">是</w:t>
            </w:r>
          </w:p>
        </w:tc>
      </w:tr>
      <w:tr>
        <w:tc>
          <w:tcPr/>
          <w:p>
            <w:pPr>
              <w:pStyle w:val="Compact"/>
            </w:pPr>
            <w:r>
              <w:t xml:space="preserve">N</w:t>
            </w:r>
          </w:p>
        </w:tc>
        <w:tc>
          <w:tcPr/>
          <w:p>
            <w:pPr>
              <w:pStyle w:val="Compact"/>
            </w:pPr>
            <w:r>
              <w:t xml:space="preserve">9,004</w:t>
            </w:r>
          </w:p>
        </w:tc>
        <w:tc>
          <w:tcPr/>
          <w:p>
            <w:pPr>
              <w:pStyle w:val="Compact"/>
            </w:pPr>
            <w:r>
              <w:t xml:space="preserve">9,004</w:t>
            </w:r>
          </w:p>
        </w:tc>
        <w:tc>
          <w:tcPr/>
          <w:p>
            <w:pPr>
              <w:pStyle w:val="Compact"/>
            </w:pPr>
            <w:r>
              <w:t xml:space="preserve">9,004</w:t>
            </w:r>
          </w:p>
        </w:tc>
        <w:tc>
          <w:tcPr/>
          <w:p>
            <w:pPr>
              <w:pStyle w:val="Compact"/>
            </w:pPr>
            <w:r>
              <w:t xml:space="preserve">9,004</w:t>
            </w:r>
          </w:p>
        </w:tc>
      </w:tr>
      <w:tr>
        <w:tc>
          <w:tcPr/>
          <w:p>
            <w:pPr>
              <w:pStyle w:val="Compact"/>
            </w:pPr>
            <w:r>
              <w:rPr>
                <w:rFonts w:hint="eastAsia"/>
              </w:rPr>
              <w:t xml:space="preserve">R²(组内)</w:t>
            </w:r>
          </w:p>
        </w:tc>
        <w:tc>
          <w:tcPr/>
          <w:p>
            <w:pPr>
              <w:pStyle w:val="Compact"/>
            </w:pPr>
            <w:r>
              <w:t xml:space="preserve">0.024</w:t>
            </w:r>
          </w:p>
        </w:tc>
        <w:tc>
          <w:tcPr/>
          <w:p>
            <w:pPr>
              <w:pStyle w:val="Compact"/>
            </w:pPr>
            <w:r>
              <w:t xml:space="preserve">0.041</w:t>
            </w:r>
          </w:p>
        </w:tc>
        <w:tc>
          <w:tcPr/>
          <w:p>
            <w:pPr>
              <w:pStyle w:val="Compact"/>
            </w:pPr>
            <w:r>
              <w:t xml:space="preserve">0.042</w:t>
            </w:r>
          </w:p>
        </w:tc>
        <w:tc>
          <w:tcPr/>
          <w:p>
            <w:pPr>
              <w:pStyle w:val="Compact"/>
            </w:pPr>
            <w:r>
              <w:t xml:space="preserve">0.073</w:t>
            </w:r>
          </w:p>
        </w:tc>
      </w:tr>
    </w:tbl>
    <w:p>
      <w:pPr>
        <w:pStyle w:val="BodyText"/>
      </w:pPr>
      <w:r>
        <w:rPr>
          <w:rFonts w:hint="eastAsia"/>
        </w:rPr>
        <w:t xml:space="preserve">注：括号内为t值，基于公司层面聚类稳健标准误。***</w:t>
      </w:r>
      <w:r>
        <w:t xml:space="preserve"> p&lt;0.01, ** p&lt;0.05, * </w:t>
      </w:r>
      <w:r>
        <w:rPr>
          <w:rFonts w:hint="eastAsia"/>
        </w:rPr>
        <w:t xml:space="preserve">p&lt;0.1。数据来源于CSMAR数据库，作者计算。</w:t>
      </w:r>
    </w:p>
    <w:p>
      <w:pPr>
        <w:pStyle w:val="BodyText"/>
      </w:pPr>
      <w:r>
        <w:rPr>
          <w:rFonts w:hint="eastAsia"/>
        </w:rPr>
        <w:t xml:space="preserve">以含控制变量的规格（列2、列4）为基准解读：DivDummy的DID系数为0.0828（t=6.764），意味着政策使处理组的分红概率相对对照组提高约8.3个百分点——相当于全样本分红意愿均值（0.914）的9.1%，这一幅度在经济上具有实质意义。DivPayRate的DID系数为0.1081（t=6.412），对应股利支付率相对提升约10.8个百分点，约为全样本均值（0.420）的25.7%。两个结果在纳入与不纳入控制变量的规格间高度稳定（系数变动不超过3%），</w:t>
      </w:r>
      <w:r>
        <w:rPr>
          <w:rFonts w:hint="eastAsia"/>
          <w:b/>
          <w:bCs/>
        </w:rPr>
        <w:t xml:space="preserve">假设H2得到支持</w:t>
      </w:r>
      <w:r>
        <w:rPr>
          <w:rFonts w:hint="eastAsia"/>
        </w:rPr>
        <w:t xml:space="preserve">：监管政策冲击显著提升了企业的现金分红意愿与支付水平。</w:t>
      </w:r>
    </w:p>
    <w:bookmarkEnd w:id="99"/>
    <w:bookmarkStart w:id="103" w:name="稳健性检验"/>
    <w:p>
      <w:pPr>
        <w:pStyle w:val="4"/>
      </w:pPr>
      <w:r>
        <w:t xml:space="preserve">4.4.3 </w:t>
      </w:r>
      <w:r>
        <w:rPr>
          <w:rFonts w:hint="eastAsia"/>
        </w:rPr>
        <w:t xml:space="preserve">稳健性检验</w:t>
      </w:r>
    </w:p>
    <w:p>
      <w:pPr>
        <w:pStyle w:val="FirstParagraph"/>
      </w:pPr>
      <w:r>
        <w:rPr>
          <w:rFonts w:hint="eastAsia"/>
        </w:rPr>
        <w:t xml:space="preserve">本节从七个角度检验基准结论的稳健性（含安慰剂检验、PSM-DID、排除资本留存、排除资产扩张、剔除再融资样本、Hausman-Taylor估计、熵平衡匹配），依次回应”结果是否由偶然因素驱动”</w:t>
      </w:r>
      <w:r>
        <w:rPr>
          <w:rFonts w:hint="eastAsia"/>
        </w:rPr>
        <w:t xml:space="preserve">“处理组与对照组是否可比”</w:t>
      </w:r>
      <w:r>
        <w:rPr>
          <w:rFonts w:hint="eastAsia"/>
        </w:rPr>
        <w:t xml:space="preserve">“是否存在竞争性解释”</w:t>
      </w:r>
      <w:r>
        <w:rPr>
          <w:rFonts w:hint="eastAsia"/>
        </w:rPr>
        <w:t xml:space="preserve">三类疑虑。</w:t>
      </w:r>
    </w:p>
    <w:p>
      <w:pPr>
        <w:pStyle w:val="BodyText"/>
      </w:pPr>
      <w:r>
        <w:rPr>
          <w:rFonts w:hint="eastAsia"/>
          <w:b/>
          <w:bCs/>
        </w:rPr>
        <w:t xml:space="preserve">（一）安慰剂检验。</w:t>
      </w:r>
      <w:r>
        <w:t xml:space="preserve"> </w:t>
      </w:r>
      <w:r>
        <w:rPr>
          <w:rFonts w:hint="eastAsia"/>
        </w:rPr>
        <w:t xml:space="preserve">随机化政策时间以检验基准结果是否由偶然因素驱动：在保持处理组身份不变的前提下，对每家企业随机抽取一个年份作为伪政策时点，重新构造伪DID变量并估计系数，重复100次。图12展示了安慰剂系数的核密度分布。</w:t>
      </w:r>
    </w:p>
    <w:p>
      <w:pPr>
        <w:pStyle w:val="CaptionedFigure"/>
      </w:pPr>
      <w:r>
        <w:drawing>
          <wp:inline>
            <wp:extent cx="5270500" cy="2292384"/>
            <wp:effectExtent b="0" l="0" r="0" t="0"/>
            <wp:docPr descr="图12 安慰剂检验（100次模拟）" title="" id="101" name="Picture"/>
            <a:graphic>
              <a:graphicData uri="http://schemas.openxmlformats.org/drawingml/2006/picture">
                <pic:pic>
                  <pic:nvPicPr>
                    <pic:cNvPr descr="../figures_v3/did_placebo_test.png" id="102" name="Picture"/>
                    <pic:cNvPicPr>
                      <a:picLocks noChangeArrowheads="1" noChangeAspect="1"/>
                    </pic:cNvPicPr>
                  </pic:nvPicPr>
                  <pic:blipFill>
                    <a:blip r:embed="rId100"/>
                    <a:stretch>
                      <a:fillRect/>
                    </a:stretch>
                  </pic:blipFill>
                  <pic:spPr bwMode="auto">
                    <a:xfrm>
                      <a:off x="0" y="0"/>
                      <a:ext cx="5270500" cy="2292384"/>
                    </a:xfrm>
                    <a:prstGeom prst="rect">
                      <a:avLst/>
                    </a:prstGeom>
                    <a:noFill/>
                    <a:ln w="9525">
                      <a:noFill/>
                      <a:headEnd/>
                      <a:tailEnd/>
                    </a:ln>
                  </pic:spPr>
                </pic:pic>
              </a:graphicData>
            </a:graphic>
          </wp:inline>
        </w:drawing>
      </w:r>
    </w:p>
    <w:p>
      <w:pPr>
        <w:pStyle w:val="ImageCaption"/>
      </w:pPr>
      <w:r>
        <w:rPr>
          <w:rFonts w:hint="eastAsia"/>
        </w:rPr>
        <w:t xml:space="preserve">图12</w:t>
      </w:r>
      <w:r>
        <w:t xml:space="preserve"> </w:t>
      </w:r>
      <w:r>
        <w:rPr>
          <w:rFonts w:hint="eastAsia"/>
        </w:rPr>
        <w:t xml:space="preserve">安慰剂检验（100次模拟）</w:t>
      </w:r>
    </w:p>
    <w:p>
      <w:pPr>
        <w:pStyle w:val="BodyText"/>
      </w:pPr>
      <w:r>
        <w:rPr>
          <w:rFonts w:hint="eastAsia"/>
          <w:b/>
          <w:bCs/>
        </w:rPr>
        <w:t xml:space="preserve">图12</w:t>
      </w:r>
      <w:r>
        <w:rPr>
          <w:b/>
          <w:bCs/>
        </w:rPr>
        <w:t xml:space="preserve"> </w:t>
      </w:r>
      <w:r>
        <w:rPr>
          <w:rFonts w:hint="eastAsia"/>
          <w:b/>
          <w:bCs/>
        </w:rPr>
        <w:t xml:space="preserve">安慰剂检验（100次随机模拟）</w:t>
      </w:r>
    </w:p>
    <w:p>
      <w:pPr>
        <w:pStyle w:val="BodyText"/>
      </w:pPr>
      <w:r>
        <w:rPr>
          <w:rFonts w:hint="eastAsia"/>
        </w:rPr>
        <w:t xml:space="preserve">安慰剂系数集中分布在零值附近（DivDummy均值=-0.0040、标准差=0.0091；DivPayRate均值=0.0003、标准差=0.0092），而真实DID系数（虚线所示）分别位于安慰剂分布9.5和11.7个标准差之外，排除了基准结果由随机因素驱动的可能性。</w:t>
      </w:r>
    </w:p>
    <w:p>
      <w:pPr>
        <w:pStyle w:val="BodyText"/>
      </w:pPr>
      <w:r>
        <w:rPr>
          <w:rFonts w:hint="eastAsia"/>
          <w:b/>
          <w:bCs/>
        </w:rPr>
        <w:t xml:space="preserve">（二）PSM-DID。</w:t>
      </w:r>
      <w:r>
        <w:t xml:space="preserve"> </w:t>
      </w:r>
      <w:r>
        <w:rPr>
          <w:rFonts w:hint="eastAsia"/>
        </w:rPr>
        <w:t xml:space="preserve">为缓解处理组与对照组在可观测特征上的潜在差异，采用倾向得分匹配：以全部控制变量为协变量拟合Logit模型，执行10近邻匹配（卡尺0.05、共同支撑域），匹配后保留8,937个观测值。PSM-DID的DID系数为0.0837（DivDummy）和0.1089（DivPayRate），与基准估计偏差不超过1.1%，表明样本选择偏误对结论的影响可忽略。</w:t>
      </w:r>
    </w:p>
    <w:p>
      <w:pPr>
        <w:pStyle w:val="BodyText"/>
      </w:pPr>
      <w:r>
        <w:rPr>
          <w:rFonts w:hint="eastAsia"/>
          <w:b/>
          <w:bCs/>
        </w:rPr>
        <w:t xml:space="preserve">（三）排除替代性解释。</w:t>
      </w:r>
      <w:r>
        <w:t xml:space="preserve"> </w:t>
      </w:r>
      <w:r>
        <w:rPr>
          <w:rFonts w:hint="eastAsia"/>
        </w:rPr>
        <w:t xml:space="preserve">处理组分红增加可能并非政策所致，而是同期资本留存下降或资产扩张放缓的附带结果。为检验这一竞争性假说，在基准模型中分别加入DID与资本留存率（Capital_AR）和DID与资产增长率（Asset_GR）的交互项。DID主效应在所有规格中仍显著为正（DivDummy:</w:t>
      </w:r>
      <w:r>
        <w:t xml:space="preserve"> 0.0801—0.0851; DivPayRate: </w:t>
      </w:r>
      <w:r>
        <w:rPr>
          <w:rFonts w:hint="eastAsia"/>
        </w:rPr>
        <w:t xml:space="preserve">0.1044—0.1099），交互项均不显著，排除了上述替代性解释。</w:t>
      </w:r>
    </w:p>
    <w:p>
      <w:pPr>
        <w:pStyle w:val="BodyText"/>
      </w:pPr>
      <w:r>
        <w:rPr>
          <w:rFonts w:hint="eastAsia"/>
          <w:b/>
          <w:bCs/>
        </w:rPr>
        <w:t xml:space="preserve">（四）剔除再融资样本。</w:t>
      </w:r>
      <w:r>
        <w:t xml:space="preserve"> </w:t>
      </w:r>
      <w:r>
        <w:rPr>
          <w:rFonts w:hint="eastAsia"/>
        </w:rPr>
        <w:t xml:space="preserve">部分企业可能出于再融资合规需要而被动提高分红。剔除样本期内存在再融资行为的企业（减少159个观测值）后，DID系数为0.0854（DivDummy）和0.1078（DivPayRate），与基准结论一致。</w:t>
      </w:r>
    </w:p>
    <w:p>
      <w:pPr>
        <w:pStyle w:val="BodyText"/>
      </w:pPr>
      <w:r>
        <w:rPr>
          <w:rFonts w:hint="eastAsia"/>
          <w:b/>
          <w:bCs/>
        </w:rPr>
        <w:t xml:space="preserve">（五）Hausman-Taylor估计。</w:t>
      </w:r>
      <w:r>
        <w:t xml:space="preserve"> </w:t>
      </w:r>
      <w:r>
        <w:rPr>
          <w:rFonts w:hint="eastAsia"/>
        </w:rPr>
        <w:t xml:space="preserve">将DID变量设为时变内生变量，采用Hausman-Taylor工具变量法处理不可观测时不变因素的潜在干扰。DID系数为0.0798（DivDummy,</w:t>
      </w:r>
      <w:r>
        <w:t xml:space="preserve"> </w:t>
      </w:r>
      <w:r>
        <w:rPr>
          <w:rFonts w:hint="eastAsia"/>
        </w:rPr>
        <w:t xml:space="preserve">z=8.59）和0.0960（DivPayRate,</w:t>
      </w:r>
      <w:r>
        <w:t xml:space="preserve"> </w:t>
      </w:r>
      <w:r>
        <w:rPr>
          <w:rFonts w:hint="eastAsia"/>
        </w:rPr>
        <w:t xml:space="preserve">z=7.79），均在1%水平上显著。</w:t>
      </w:r>
    </w:p>
    <w:p>
      <w:pPr>
        <w:pStyle w:val="BodyText"/>
      </w:pPr>
      <w:r>
        <w:rPr>
          <w:rFonts w:hint="eastAsia"/>
          <w:b/>
          <w:bCs/>
        </w:rPr>
        <w:t xml:space="preserve">（六）熵平衡匹配。</w:t>
      </w:r>
      <w:r>
        <w:t xml:space="preserve"> </w:t>
      </w:r>
      <w:r>
        <w:rPr>
          <w:rFonts w:hint="eastAsia"/>
        </w:rPr>
        <w:t xml:space="preserve">作为PSM的替代，采用熵平衡方法对控制组重新赋权，使其在全部控制变量的一阶矩上与处理组精确匹配。加权回归后DID系数为0.0917（DivDummy）和0.1106（DivPayRate），均在1%水平上显著。</w:t>
      </w:r>
    </w:p>
    <w:p>
      <w:pPr>
        <w:pStyle w:val="BodyText"/>
      </w:pPr>
      <w:r>
        <w:rPr>
          <w:rFonts w:hint="eastAsia"/>
        </w:rPr>
        <w:t xml:space="preserve">表9汇总了上述稳健性检验结果。</w:t>
      </w:r>
    </w:p>
    <w:p>
      <w:pPr>
        <w:pStyle w:val="BodyText"/>
      </w:pPr>
      <w:r>
        <w:rPr>
          <w:rFonts w:hint="eastAsia"/>
          <w:b/>
          <w:bCs/>
        </w:rPr>
        <w:t xml:space="preserve">表9</w:t>
      </w:r>
      <w:r>
        <w:rPr>
          <w:b/>
          <w:bCs/>
        </w:rPr>
        <w:t xml:space="preserve"> </w:t>
      </w:r>
      <w:r>
        <w:rPr>
          <w:rFonts w:hint="eastAsia"/>
          <w:b/>
          <w:bCs/>
        </w:rPr>
        <w:t xml:space="preserve">稳健性检验结果汇总</w:t>
      </w:r>
    </w:p>
    <w:tbl>
      <w:tblPr>
        <w:tblStyle w:val="Table"/>
        <w:tblW w:type="pct" w:w="5000"/>
        <w:tblLayout w:type="fixed"/>
        <w:tblLook w:firstRow="1" w:lastRow="0" w:firstColumn="0" w:lastColumn="0" w:noHBand="0" w:noVBand="0" w:val="0020"/>
      </w:tblPr>
      <w:tblGrid>
        <w:gridCol w:w="1244"/>
        <w:gridCol w:w="1923"/>
        <w:gridCol w:w="905"/>
        <w:gridCol w:w="2149"/>
        <w:gridCol w:w="905"/>
        <w:gridCol w:w="791"/>
      </w:tblGrid>
      <w:tr>
        <w:trPr>
          <w:tblHeader w:val="on"/>
        </w:trPr>
        <w:tc>
          <w:tcPr/>
          <w:p>
            <w:pPr>
              <w:pStyle w:val="Compact"/>
            </w:pPr>
            <w:r>
              <w:rPr>
                <w:rFonts w:hint="eastAsia"/>
              </w:rPr>
              <w:t xml:space="preserve">稳健性检验</w:t>
            </w:r>
          </w:p>
        </w:tc>
        <w:tc>
          <w:tcPr/>
          <w:p>
            <w:pPr>
              <w:pStyle w:val="Compact"/>
            </w:pPr>
            <w:r>
              <w:t xml:space="preserve">DivDummy </w:t>
            </w:r>
            <w:r>
              <w:rPr>
                <w:rFonts w:hint="eastAsia"/>
              </w:rPr>
              <w:t xml:space="preserve">did系数</w:t>
            </w:r>
          </w:p>
        </w:tc>
        <w:tc>
          <w:tcPr/>
          <w:p>
            <w:pPr>
              <w:pStyle w:val="Compact"/>
            </w:pPr>
            <w:r>
              <w:rPr>
                <w:rFonts w:hint="eastAsia"/>
              </w:rPr>
              <w:t xml:space="preserve">显著性</w:t>
            </w:r>
          </w:p>
        </w:tc>
        <w:tc>
          <w:tcPr/>
          <w:p>
            <w:pPr>
              <w:pStyle w:val="Compact"/>
            </w:pPr>
            <w:r>
              <w:t xml:space="preserve">DivPayRate </w:t>
            </w:r>
            <w:r>
              <w:rPr>
                <w:rFonts w:hint="eastAsia"/>
              </w:rPr>
              <w:t xml:space="preserve">did系数</w:t>
            </w:r>
          </w:p>
        </w:tc>
        <w:tc>
          <w:tcPr/>
          <w:p>
            <w:pPr>
              <w:pStyle w:val="Compact"/>
            </w:pPr>
            <w:r>
              <w:rPr>
                <w:rFonts w:hint="eastAsia"/>
              </w:rPr>
              <w:t xml:space="preserve">显著性</w:t>
            </w:r>
          </w:p>
        </w:tc>
        <w:tc>
          <w:tcPr/>
          <w:p>
            <w:pPr>
              <w:pStyle w:val="Compact"/>
            </w:pPr>
            <w:r>
              <w:t xml:space="preserve">N</w:t>
            </w:r>
          </w:p>
        </w:tc>
      </w:tr>
      <w:tr>
        <w:tc>
          <w:tcPr/>
          <w:p>
            <w:pPr>
              <w:pStyle w:val="Compact"/>
            </w:pPr>
            <w:r>
              <w:rPr>
                <w:rFonts w:hint="eastAsia"/>
              </w:rPr>
              <w:t xml:space="preserve">基准回归</w:t>
            </w:r>
          </w:p>
        </w:tc>
        <w:tc>
          <w:tcPr/>
          <w:p>
            <w:pPr>
              <w:pStyle w:val="Compact"/>
            </w:pPr>
            <w:r>
              <w:t xml:space="preserve">0.0828</w:t>
            </w:r>
          </w:p>
        </w:tc>
        <w:tc>
          <w:tcPr/>
          <w:p>
            <w:pPr>
              <w:pStyle w:val="Compact"/>
            </w:pPr>
            <w:r>
              <w:t xml:space="preserve">***</w:t>
            </w:r>
          </w:p>
        </w:tc>
        <w:tc>
          <w:tcPr/>
          <w:p>
            <w:pPr>
              <w:pStyle w:val="Compact"/>
            </w:pPr>
            <w:r>
              <w:t xml:space="preserve">0.1081</w:t>
            </w:r>
          </w:p>
        </w:tc>
        <w:tc>
          <w:tcPr/>
          <w:p>
            <w:pPr>
              <w:pStyle w:val="Compact"/>
            </w:pPr>
            <w:r>
              <w:t xml:space="preserve">***</w:t>
            </w:r>
          </w:p>
        </w:tc>
        <w:tc>
          <w:tcPr/>
          <w:p>
            <w:pPr>
              <w:pStyle w:val="Compact"/>
            </w:pPr>
            <w:r>
              <w:t xml:space="preserve">9,004</w:t>
            </w:r>
          </w:p>
        </w:tc>
      </w:tr>
      <w:tr>
        <w:tc>
          <w:tcPr/>
          <w:p>
            <w:pPr>
              <w:pStyle w:val="Compact"/>
            </w:pPr>
            <w:r>
              <w:t xml:space="preserve">PSM-DID</w:t>
            </w:r>
          </w:p>
        </w:tc>
        <w:tc>
          <w:tcPr/>
          <w:p>
            <w:pPr>
              <w:pStyle w:val="Compact"/>
            </w:pPr>
            <w:r>
              <w:t xml:space="preserve">0.0837</w:t>
            </w:r>
          </w:p>
        </w:tc>
        <w:tc>
          <w:tcPr/>
          <w:p>
            <w:pPr>
              <w:pStyle w:val="Compact"/>
            </w:pPr>
            <w:r>
              <w:t xml:space="preserve">***</w:t>
            </w:r>
          </w:p>
        </w:tc>
        <w:tc>
          <w:tcPr/>
          <w:p>
            <w:pPr>
              <w:pStyle w:val="Compact"/>
            </w:pPr>
            <w:r>
              <w:t xml:space="preserve">0.1089</w:t>
            </w:r>
          </w:p>
        </w:tc>
        <w:tc>
          <w:tcPr/>
          <w:p>
            <w:pPr>
              <w:pStyle w:val="Compact"/>
            </w:pPr>
            <w:r>
              <w:t xml:space="preserve">***</w:t>
            </w:r>
          </w:p>
        </w:tc>
        <w:tc>
          <w:tcPr/>
          <w:p>
            <w:pPr>
              <w:pStyle w:val="Compact"/>
            </w:pPr>
            <w:r>
              <w:t xml:space="preserve">8,937</w:t>
            </w:r>
          </w:p>
        </w:tc>
      </w:tr>
      <w:tr>
        <w:tc>
          <w:tcPr/>
          <w:p>
            <w:pPr>
              <w:pStyle w:val="Compact"/>
            </w:pPr>
            <w:r>
              <w:rPr>
                <w:rFonts w:hint="eastAsia"/>
              </w:rPr>
              <w:t xml:space="preserve">Hausman-Taylor估计</w:t>
            </w:r>
          </w:p>
        </w:tc>
        <w:tc>
          <w:tcPr/>
          <w:p>
            <w:pPr>
              <w:pStyle w:val="Compact"/>
            </w:pPr>
            <w:r>
              <w:t xml:space="preserve">0.0798</w:t>
            </w:r>
          </w:p>
        </w:tc>
        <w:tc>
          <w:tcPr/>
          <w:p>
            <w:pPr>
              <w:pStyle w:val="Compact"/>
            </w:pPr>
            <w:r>
              <w:t xml:space="preserve">***</w:t>
            </w:r>
          </w:p>
        </w:tc>
        <w:tc>
          <w:tcPr/>
          <w:p>
            <w:pPr>
              <w:pStyle w:val="Compact"/>
            </w:pPr>
            <w:r>
              <w:t xml:space="preserve">0.0960</w:t>
            </w:r>
          </w:p>
        </w:tc>
        <w:tc>
          <w:tcPr/>
          <w:p>
            <w:pPr>
              <w:pStyle w:val="Compact"/>
            </w:pPr>
            <w:r>
              <w:t xml:space="preserve">***</w:t>
            </w:r>
          </w:p>
        </w:tc>
        <w:tc>
          <w:tcPr/>
          <w:p>
            <w:pPr>
              <w:pStyle w:val="Compact"/>
            </w:pPr>
            <w:r>
              <w:t xml:space="preserve">9,004</w:t>
            </w:r>
          </w:p>
        </w:tc>
      </w:tr>
      <w:tr>
        <w:tc>
          <w:tcPr/>
          <w:p>
            <w:pPr>
              <w:pStyle w:val="Compact"/>
            </w:pPr>
            <w:r>
              <w:rPr>
                <w:rFonts w:hint="eastAsia"/>
              </w:rPr>
              <w:t xml:space="preserve">熵平衡匹配</w:t>
            </w:r>
          </w:p>
        </w:tc>
        <w:tc>
          <w:tcPr/>
          <w:p>
            <w:pPr>
              <w:pStyle w:val="Compact"/>
            </w:pPr>
            <w:r>
              <w:t xml:space="preserve">0.0917</w:t>
            </w:r>
          </w:p>
        </w:tc>
        <w:tc>
          <w:tcPr/>
          <w:p>
            <w:pPr>
              <w:pStyle w:val="Compact"/>
            </w:pPr>
            <w:r>
              <w:t xml:space="preserve">***</w:t>
            </w:r>
          </w:p>
        </w:tc>
        <w:tc>
          <w:tcPr/>
          <w:p>
            <w:pPr>
              <w:pStyle w:val="Compact"/>
            </w:pPr>
            <w:r>
              <w:t xml:space="preserve">0.1106</w:t>
            </w:r>
          </w:p>
        </w:tc>
        <w:tc>
          <w:tcPr/>
          <w:p>
            <w:pPr>
              <w:pStyle w:val="Compact"/>
            </w:pPr>
            <w:r>
              <w:t xml:space="preserve">***</w:t>
            </w:r>
          </w:p>
        </w:tc>
        <w:tc>
          <w:tcPr/>
          <w:p>
            <w:pPr>
              <w:pStyle w:val="Compact"/>
            </w:pPr>
            <w:r>
              <w:t xml:space="preserve">9,004</w:t>
            </w:r>
          </w:p>
        </w:tc>
      </w:tr>
      <w:tr>
        <w:tc>
          <w:tcPr/>
          <w:p>
            <w:pPr>
              <w:pStyle w:val="Compact"/>
            </w:pPr>
            <w:r>
              <w:rPr>
                <w:rFonts w:hint="eastAsia"/>
              </w:rPr>
              <w:t xml:space="preserve">排除资本留存（did主效应）</w:t>
            </w:r>
          </w:p>
        </w:tc>
        <w:tc>
          <w:tcPr/>
          <w:p>
            <w:pPr>
              <w:pStyle w:val="Compact"/>
            </w:pPr>
            <w:r>
              <w:t xml:space="preserve">0.0851</w:t>
            </w:r>
          </w:p>
        </w:tc>
        <w:tc>
          <w:tcPr/>
          <w:p>
            <w:pPr>
              <w:pStyle w:val="Compact"/>
            </w:pPr>
            <w:r>
              <w:t xml:space="preserve">***</w:t>
            </w:r>
          </w:p>
        </w:tc>
        <w:tc>
          <w:tcPr/>
          <w:p>
            <w:pPr>
              <w:pStyle w:val="Compact"/>
            </w:pPr>
            <w:r>
              <w:t xml:space="preserve">0.1099</w:t>
            </w:r>
          </w:p>
        </w:tc>
        <w:tc>
          <w:tcPr/>
          <w:p>
            <w:pPr>
              <w:pStyle w:val="Compact"/>
            </w:pPr>
            <w:r>
              <w:t xml:space="preserve">***</w:t>
            </w:r>
          </w:p>
        </w:tc>
        <w:tc>
          <w:tcPr/>
          <w:p>
            <w:pPr>
              <w:pStyle w:val="Compact"/>
            </w:pPr>
            <w:r>
              <w:t xml:space="preserve">9,004</w:t>
            </w:r>
          </w:p>
        </w:tc>
      </w:tr>
      <w:tr>
        <w:tc>
          <w:tcPr/>
          <w:p>
            <w:pPr>
              <w:pStyle w:val="Compact"/>
            </w:pPr>
            <w:r>
              <w:rPr>
                <w:rFonts w:hint="eastAsia"/>
              </w:rPr>
              <w:t xml:space="preserve">排除资产增长（did主效应）</w:t>
            </w:r>
          </w:p>
        </w:tc>
        <w:tc>
          <w:tcPr/>
          <w:p>
            <w:pPr>
              <w:pStyle w:val="Compact"/>
            </w:pPr>
            <w:r>
              <w:t xml:space="preserve">0.0801</w:t>
            </w:r>
          </w:p>
        </w:tc>
        <w:tc>
          <w:tcPr/>
          <w:p>
            <w:pPr>
              <w:pStyle w:val="Compact"/>
            </w:pPr>
            <w:r>
              <w:t xml:space="preserve">***</w:t>
            </w:r>
          </w:p>
        </w:tc>
        <w:tc>
          <w:tcPr/>
          <w:p>
            <w:pPr>
              <w:pStyle w:val="Compact"/>
            </w:pPr>
            <w:r>
              <w:t xml:space="preserve">0.1044</w:t>
            </w:r>
          </w:p>
        </w:tc>
        <w:tc>
          <w:tcPr/>
          <w:p>
            <w:pPr>
              <w:pStyle w:val="Compact"/>
            </w:pPr>
            <w:r>
              <w:t xml:space="preserve">***</w:t>
            </w:r>
          </w:p>
        </w:tc>
        <w:tc>
          <w:tcPr/>
          <w:p>
            <w:pPr>
              <w:pStyle w:val="Compact"/>
            </w:pPr>
            <w:r>
              <w:t xml:space="preserve">9,004</w:t>
            </w:r>
          </w:p>
        </w:tc>
      </w:tr>
      <w:tr>
        <w:tc>
          <w:tcPr/>
          <w:p>
            <w:pPr>
              <w:pStyle w:val="Compact"/>
            </w:pPr>
            <w:r>
              <w:rPr>
                <w:rFonts w:hint="eastAsia"/>
              </w:rPr>
              <w:t xml:space="preserve">剔除再融资样本</w:t>
            </w:r>
          </w:p>
        </w:tc>
        <w:tc>
          <w:tcPr/>
          <w:p>
            <w:pPr>
              <w:pStyle w:val="Compact"/>
            </w:pPr>
            <w:r>
              <w:t xml:space="preserve">0.0854</w:t>
            </w:r>
          </w:p>
        </w:tc>
        <w:tc>
          <w:tcPr/>
          <w:p>
            <w:pPr>
              <w:pStyle w:val="Compact"/>
            </w:pPr>
            <w:r>
              <w:t xml:space="preserve">***</w:t>
            </w:r>
          </w:p>
        </w:tc>
        <w:tc>
          <w:tcPr/>
          <w:p>
            <w:pPr>
              <w:pStyle w:val="Compact"/>
            </w:pPr>
            <w:r>
              <w:t xml:space="preserve">0.1078</w:t>
            </w:r>
          </w:p>
        </w:tc>
        <w:tc>
          <w:tcPr/>
          <w:p>
            <w:pPr>
              <w:pStyle w:val="Compact"/>
            </w:pPr>
            <w:r>
              <w:t xml:space="preserve">***</w:t>
            </w:r>
          </w:p>
        </w:tc>
        <w:tc>
          <w:tcPr/>
          <w:p>
            <w:pPr>
              <w:pStyle w:val="Compact"/>
            </w:pPr>
            <w:r>
              <w:t xml:space="preserve">8,845</w:t>
            </w:r>
          </w:p>
        </w:tc>
      </w:tr>
    </w:tbl>
    <w:p>
      <w:pPr>
        <w:pStyle w:val="BodyText"/>
      </w:pPr>
      <w:r>
        <w:rPr>
          <w:rFonts w:hint="eastAsia"/>
        </w:rPr>
        <w:t xml:space="preserve">注：PSM-DID采用Logit模型10近邻匹配（卡尺0.05），Hausman-Taylor将did设为时变内生变量，熵平衡使控制变量一阶矩精确匹配。***</w:t>
      </w:r>
      <w:r>
        <w:t xml:space="preserve"> p&lt;0.01, ** p&lt;0.05, * p&lt;0.1。</w:t>
      </w:r>
    </w:p>
    <w:p>
      <w:pPr>
        <w:pStyle w:val="BodyText"/>
      </w:pPr>
      <w:r>
        <w:rPr>
          <w:rFonts w:hint="eastAsia"/>
        </w:rPr>
        <w:t xml:space="preserve">如表9所示，DID系数在七项检验中分别落入[0.0798,</w:t>
      </w:r>
      <w:r>
        <w:t xml:space="preserve"> </w:t>
      </w:r>
      <w:r>
        <w:rPr>
          <w:rFonts w:hint="eastAsia"/>
        </w:rPr>
        <w:t xml:space="preserve">0.0917]（DivDummy）和[0.0960,</w:t>
      </w:r>
      <w:r>
        <w:t xml:space="preserve"> </w:t>
      </w:r>
      <w:r>
        <w:rPr>
          <w:rFonts w:hint="eastAsia"/>
        </w:rPr>
        <w:t xml:space="preserve">0.1106]（DivPayRate）的区间，波动幅度不超过基准估计的15%，表明基准结论对估计方法、匹配策略和样本口径均具有稳健性。</w:t>
      </w:r>
    </w:p>
    <w:bookmarkEnd w:id="103"/>
    <w:bookmarkStart w:id="104" w:name="异质性分析"/>
    <w:p>
      <w:pPr>
        <w:pStyle w:val="4"/>
      </w:pPr>
      <w:r>
        <w:t xml:space="preserve">4.4.4 </w:t>
      </w:r>
      <w:r>
        <w:rPr>
          <w:rFonts w:hint="eastAsia"/>
        </w:rPr>
        <w:t xml:space="preserve">异质性分析</w:t>
      </w:r>
    </w:p>
    <w:p>
      <w:pPr>
        <w:pStyle w:val="FirstParagraph"/>
      </w:pPr>
      <w:r>
        <w:rPr>
          <w:rFonts w:hint="eastAsia"/>
        </w:rPr>
        <w:t xml:space="preserve">假设H3预期政策效应在代理问题更突出的企业中更强。本节从代理成本、产权性质、机构持股和法治水平四个维度分组检验该预期，并通过Bootstrap组间差异检验（200次重复抽样）评估组间系数差异的统计显著性。表10汇报了分组回归结果。</w:t>
      </w:r>
    </w:p>
    <w:p>
      <w:pPr>
        <w:pStyle w:val="BodyText"/>
      </w:pPr>
      <w:r>
        <w:rPr>
          <w:rFonts w:hint="eastAsia"/>
          <w:b/>
          <w:bCs/>
        </w:rPr>
        <w:t xml:space="preserve">表10</w:t>
      </w:r>
      <w:r>
        <w:rPr>
          <w:b/>
          <w:bCs/>
        </w:rPr>
        <w:t xml:space="preserve"> </w:t>
      </w:r>
      <w:r>
        <w:rPr>
          <w:rFonts w:hint="eastAsia"/>
          <w:b/>
          <w:bCs/>
        </w:rPr>
        <w:t xml:space="preserve">异质性分析结果</w:t>
      </w:r>
    </w:p>
    <w:tbl>
      <w:tblPr>
        <w:tblStyle w:val="Table"/>
        <w:tblW w:type="pct" w:w="5000"/>
        <w:tblLayout w:type="fixed"/>
        <w:tblLook w:firstRow="1" w:lastRow="0" w:firstColumn="0" w:lastColumn="0" w:noHBand="0" w:noVBand="0" w:val="0020"/>
      </w:tblPr>
      <w:tblGrid>
        <w:gridCol w:w="1262"/>
        <w:gridCol w:w="688"/>
        <w:gridCol w:w="1951"/>
        <w:gridCol w:w="918"/>
        <w:gridCol w:w="2180"/>
        <w:gridCol w:w="918"/>
      </w:tblGrid>
      <w:tr>
        <w:trPr>
          <w:tblHeader w:val="on"/>
        </w:trPr>
        <w:tc>
          <w:tcPr/>
          <w:p>
            <w:pPr>
              <w:pStyle w:val="Compact"/>
            </w:pPr>
            <w:r>
              <w:rPr>
                <w:rFonts w:hint="eastAsia"/>
              </w:rPr>
              <w:t xml:space="preserve">异质性维度</w:t>
            </w:r>
          </w:p>
        </w:tc>
        <w:tc>
          <w:tcPr/>
          <w:p>
            <w:pPr>
              <w:pStyle w:val="Compact"/>
            </w:pPr>
            <w:r>
              <w:rPr>
                <w:rFonts w:hint="eastAsia"/>
              </w:rPr>
              <w:t xml:space="preserve">分组</w:t>
            </w:r>
          </w:p>
        </w:tc>
        <w:tc>
          <w:tcPr/>
          <w:p>
            <w:pPr>
              <w:pStyle w:val="Compact"/>
            </w:pPr>
            <w:r>
              <w:t xml:space="preserve">DivDummy </w:t>
            </w:r>
            <w:r>
              <w:rPr>
                <w:rFonts w:hint="eastAsia"/>
              </w:rPr>
              <w:t xml:space="preserve">did系数</w:t>
            </w:r>
          </w:p>
        </w:tc>
        <w:tc>
          <w:tcPr/>
          <w:p>
            <w:pPr>
              <w:pStyle w:val="Compact"/>
            </w:pPr>
            <w:r>
              <w:rPr>
                <w:rFonts w:hint="eastAsia"/>
              </w:rPr>
              <w:t xml:space="preserve">显著性</w:t>
            </w:r>
          </w:p>
        </w:tc>
        <w:tc>
          <w:tcPr/>
          <w:p>
            <w:pPr>
              <w:pStyle w:val="Compact"/>
            </w:pPr>
            <w:r>
              <w:t xml:space="preserve">DivPayRate </w:t>
            </w:r>
            <w:r>
              <w:rPr>
                <w:rFonts w:hint="eastAsia"/>
              </w:rPr>
              <w:t xml:space="preserve">did系数</w:t>
            </w:r>
          </w:p>
        </w:tc>
        <w:tc>
          <w:tcPr/>
          <w:p>
            <w:pPr>
              <w:pStyle w:val="Compact"/>
            </w:pPr>
            <w:r>
              <w:rPr>
                <w:rFonts w:hint="eastAsia"/>
              </w:rPr>
              <w:t xml:space="preserve">显著性</w:t>
            </w:r>
          </w:p>
        </w:tc>
      </w:tr>
      <w:tr>
        <w:tc>
          <w:tcPr/>
          <w:p>
            <w:pPr>
              <w:pStyle w:val="Compact"/>
            </w:pPr>
            <w:r>
              <w:rPr>
                <w:rFonts w:hint="eastAsia"/>
                <w:b/>
                <w:bCs/>
              </w:rPr>
              <w:t xml:space="preserve">代理成本</w:t>
            </w:r>
          </w:p>
        </w:tc>
        <w:tc>
          <w:tcPr/>
          <w:p>
            <w:pPr>
              <w:pStyle w:val="Compact"/>
            </w:pPr>
            <w:r>
              <w:rPr>
                <w:rFonts w:hint="eastAsia"/>
              </w:rPr>
              <w:t xml:space="preserve">低代理成本</w:t>
            </w:r>
          </w:p>
        </w:tc>
        <w:tc>
          <w:tcPr/>
          <w:p>
            <w:pPr>
              <w:pStyle w:val="Compact"/>
            </w:pPr>
            <w:r>
              <w:t xml:space="preserve">0.0538</w:t>
            </w:r>
          </w:p>
        </w:tc>
        <w:tc>
          <w:tcPr/>
          <w:p>
            <w:pPr>
              <w:pStyle w:val="Compact"/>
            </w:pPr>
            <w:r>
              <w:t xml:space="preserve">***</w:t>
            </w:r>
          </w:p>
        </w:tc>
        <w:tc>
          <w:tcPr/>
          <w:p>
            <w:pPr>
              <w:pStyle w:val="Compact"/>
            </w:pPr>
            <w:r>
              <w:t xml:space="preserve">0.0791</w:t>
            </w:r>
          </w:p>
        </w:tc>
        <w:tc>
          <w:tcPr/>
          <w:p>
            <w:pPr>
              <w:pStyle w:val="Compact"/>
            </w:pPr>
            <w:r>
              <w:t xml:space="preserve">***</w:t>
            </w:r>
          </w:p>
        </w:tc>
      </w:tr>
      <w:tr>
        <w:tc>
          <w:tcPr/>
          <w:p>
            <w:pPr>
              <w:pStyle w:val="Compact"/>
            </w:pPr>
          </w:p>
        </w:tc>
        <w:tc>
          <w:tcPr/>
          <w:p>
            <w:pPr>
              <w:pStyle w:val="Compact"/>
            </w:pPr>
            <w:r>
              <w:rPr>
                <w:rFonts w:hint="eastAsia"/>
              </w:rPr>
              <w:t xml:space="preserve">高代理成本</w:t>
            </w:r>
          </w:p>
        </w:tc>
        <w:tc>
          <w:tcPr/>
          <w:p>
            <w:pPr>
              <w:pStyle w:val="Compact"/>
            </w:pPr>
            <w:r>
              <w:t xml:space="preserve">0.1067</w:t>
            </w:r>
          </w:p>
        </w:tc>
        <w:tc>
          <w:tcPr/>
          <w:p>
            <w:pPr>
              <w:pStyle w:val="Compact"/>
            </w:pPr>
            <w:r>
              <w:t xml:space="preserve">***</w:t>
            </w:r>
          </w:p>
        </w:tc>
        <w:tc>
          <w:tcPr/>
          <w:p>
            <w:pPr>
              <w:pStyle w:val="Compact"/>
            </w:pPr>
            <w:r>
              <w:t xml:space="preserve">0.1435</w:t>
            </w:r>
          </w:p>
        </w:tc>
        <w:tc>
          <w:tcPr/>
          <w:p>
            <w:pPr>
              <w:pStyle w:val="Compact"/>
            </w:pPr>
            <w:r>
              <w:t xml:space="preserve">***</w:t>
            </w:r>
          </w:p>
        </w:tc>
      </w:tr>
      <w:tr>
        <w:tc>
          <w:tcPr/>
          <w:p>
            <w:pPr>
              <w:pStyle w:val="Compact"/>
            </w:pPr>
          </w:p>
        </w:tc>
        <w:tc>
          <w:tcPr/>
          <w:p>
            <w:pPr>
              <w:pStyle w:val="Compact"/>
            </w:pPr>
            <w:r>
              <w:rPr>
                <w:rFonts w:hint="eastAsia"/>
              </w:rPr>
              <w:t xml:space="preserve">组间差异</w:t>
            </w:r>
          </w:p>
        </w:tc>
        <w:tc>
          <w:tcPr/>
          <w:p>
            <w:pPr>
              <w:pStyle w:val="Compact"/>
            </w:pPr>
            <w:r>
              <w:t xml:space="preserve">0.0529</w:t>
            </w:r>
          </w:p>
        </w:tc>
        <w:tc>
          <w:tcPr/>
          <w:p>
            <w:pPr>
              <w:pStyle w:val="Compact"/>
            </w:pPr>
            <w:r>
              <w:t xml:space="preserve">**</w:t>
            </w:r>
          </w:p>
        </w:tc>
        <w:tc>
          <w:tcPr/>
          <w:p>
            <w:pPr>
              <w:pStyle w:val="Compact"/>
            </w:pPr>
            <w:r>
              <w:t xml:space="preserve">0.0644</w:t>
            </w:r>
          </w:p>
        </w:tc>
        <w:tc>
          <w:tcPr/>
          <w:p>
            <w:pPr>
              <w:pStyle w:val="Compact"/>
            </w:pPr>
            <w:r>
              <w:t xml:space="preserve">**</w:t>
            </w:r>
          </w:p>
        </w:tc>
      </w:tr>
      <w:tr>
        <w:tc>
          <w:tcPr/>
          <w:p>
            <w:pPr>
              <w:pStyle w:val="Compact"/>
            </w:pPr>
            <w:r>
              <w:rPr>
                <w:rFonts w:hint="eastAsia"/>
                <w:b/>
                <w:bCs/>
              </w:rPr>
              <w:t xml:space="preserve">产权性质</w:t>
            </w:r>
          </w:p>
        </w:tc>
        <w:tc>
          <w:tcPr/>
          <w:p>
            <w:pPr>
              <w:pStyle w:val="Compact"/>
            </w:pPr>
            <w:r>
              <w:rPr>
                <w:rFonts w:hint="eastAsia"/>
              </w:rPr>
              <w:t xml:space="preserve">非国有企业</w:t>
            </w:r>
          </w:p>
        </w:tc>
        <w:tc>
          <w:tcPr/>
          <w:p>
            <w:pPr>
              <w:pStyle w:val="Compact"/>
            </w:pPr>
            <w:r>
              <w:t xml:space="preserve">0.0995</w:t>
            </w:r>
          </w:p>
        </w:tc>
        <w:tc>
          <w:tcPr/>
          <w:p>
            <w:pPr>
              <w:pStyle w:val="Compact"/>
            </w:pPr>
            <w:r>
              <w:t xml:space="preserve">***</w:t>
            </w:r>
          </w:p>
        </w:tc>
        <w:tc>
          <w:tcPr/>
          <w:p>
            <w:pPr>
              <w:pStyle w:val="Compact"/>
            </w:pPr>
            <w:r>
              <w:t xml:space="preserve">0.1234</w:t>
            </w:r>
          </w:p>
        </w:tc>
        <w:tc>
          <w:tcPr/>
          <w:p>
            <w:pPr>
              <w:pStyle w:val="Compact"/>
            </w:pPr>
            <w:r>
              <w:t xml:space="preserve">***</w:t>
            </w:r>
          </w:p>
        </w:tc>
      </w:tr>
      <w:tr>
        <w:tc>
          <w:tcPr/>
          <w:p>
            <w:pPr>
              <w:pStyle w:val="Compact"/>
            </w:pPr>
          </w:p>
        </w:tc>
        <w:tc>
          <w:tcPr/>
          <w:p>
            <w:pPr>
              <w:pStyle w:val="Compact"/>
            </w:pPr>
            <w:r>
              <w:rPr>
                <w:rFonts w:hint="eastAsia"/>
              </w:rPr>
              <w:t xml:space="preserve">国有企业</w:t>
            </w:r>
          </w:p>
        </w:tc>
        <w:tc>
          <w:tcPr/>
          <w:p>
            <w:pPr>
              <w:pStyle w:val="Compact"/>
            </w:pPr>
            <w:r>
              <w:t xml:space="preserve">0.0645</w:t>
            </w:r>
          </w:p>
        </w:tc>
        <w:tc>
          <w:tcPr/>
          <w:p>
            <w:pPr>
              <w:pStyle w:val="Compact"/>
            </w:pPr>
            <w:r>
              <w:t xml:space="preserve">***</w:t>
            </w:r>
          </w:p>
        </w:tc>
        <w:tc>
          <w:tcPr/>
          <w:p>
            <w:pPr>
              <w:pStyle w:val="Compact"/>
            </w:pPr>
            <w:r>
              <w:t xml:space="preserve">0.1004</w:t>
            </w:r>
          </w:p>
        </w:tc>
        <w:tc>
          <w:tcPr/>
          <w:p>
            <w:pPr>
              <w:pStyle w:val="Compact"/>
            </w:pPr>
            <w:r>
              <w:t xml:space="preserve">***</w:t>
            </w:r>
          </w:p>
        </w:tc>
      </w:tr>
      <w:tr>
        <w:tc>
          <w:tcPr/>
          <w:p>
            <w:pPr>
              <w:pStyle w:val="Compact"/>
            </w:pPr>
          </w:p>
        </w:tc>
        <w:tc>
          <w:tcPr/>
          <w:p>
            <w:pPr>
              <w:pStyle w:val="Compact"/>
            </w:pPr>
            <w:r>
              <w:rPr>
                <w:rFonts w:hint="eastAsia"/>
              </w:rPr>
              <w:t xml:space="preserve">组间差异</w:t>
            </w:r>
          </w:p>
        </w:tc>
        <w:tc>
          <w:tcPr/>
          <w:p>
            <w:pPr>
              <w:pStyle w:val="Compact"/>
            </w:pPr>
            <w:r>
              <w:t xml:space="preserve">0.0350</w:t>
            </w:r>
          </w:p>
        </w:tc>
        <w:tc>
          <w:tcPr/>
          <w:p>
            <w:pPr>
              <w:pStyle w:val="Compact"/>
            </w:pPr>
          </w:p>
        </w:tc>
        <w:tc>
          <w:tcPr/>
          <w:p>
            <w:pPr>
              <w:pStyle w:val="Compact"/>
            </w:pPr>
            <w:r>
              <w:t xml:space="preserve">0.0230</w:t>
            </w:r>
          </w:p>
        </w:tc>
        <w:tc>
          <w:tcPr/>
          <w:p>
            <w:pPr>
              <w:pStyle w:val="Compact"/>
            </w:pPr>
          </w:p>
        </w:tc>
      </w:tr>
      <w:tr>
        <w:tc>
          <w:tcPr/>
          <w:p>
            <w:pPr>
              <w:pStyle w:val="Compact"/>
            </w:pPr>
            <w:r>
              <w:rPr>
                <w:rFonts w:hint="eastAsia"/>
                <w:b/>
                <w:bCs/>
              </w:rPr>
              <w:t xml:space="preserve">机构持股</w:t>
            </w:r>
          </w:p>
        </w:tc>
        <w:tc>
          <w:tcPr/>
          <w:p>
            <w:pPr>
              <w:pStyle w:val="Compact"/>
            </w:pPr>
            <w:r>
              <w:rPr>
                <w:rFonts w:hint="eastAsia"/>
              </w:rPr>
              <w:t xml:space="preserve">低机构持股</w:t>
            </w:r>
          </w:p>
        </w:tc>
        <w:tc>
          <w:tcPr/>
          <w:p>
            <w:pPr>
              <w:pStyle w:val="Compact"/>
            </w:pPr>
            <w:r>
              <w:t xml:space="preserve">0.0855</w:t>
            </w:r>
          </w:p>
        </w:tc>
        <w:tc>
          <w:tcPr/>
          <w:p>
            <w:pPr>
              <w:pStyle w:val="Compact"/>
            </w:pPr>
            <w:r>
              <w:t xml:space="preserve">***</w:t>
            </w:r>
          </w:p>
        </w:tc>
        <w:tc>
          <w:tcPr/>
          <w:p>
            <w:pPr>
              <w:pStyle w:val="Compact"/>
            </w:pPr>
            <w:r>
              <w:t xml:space="preserve">0.1116</w:t>
            </w:r>
          </w:p>
        </w:tc>
        <w:tc>
          <w:tcPr/>
          <w:p>
            <w:pPr>
              <w:pStyle w:val="Compact"/>
            </w:pPr>
            <w:r>
              <w:t xml:space="preserve">***</w:t>
            </w:r>
          </w:p>
        </w:tc>
      </w:tr>
      <w:tr>
        <w:tc>
          <w:tcPr/>
          <w:p>
            <w:pPr>
              <w:pStyle w:val="Compact"/>
            </w:pPr>
          </w:p>
        </w:tc>
        <w:tc>
          <w:tcPr/>
          <w:p>
            <w:pPr>
              <w:pStyle w:val="Compact"/>
            </w:pPr>
            <w:r>
              <w:rPr>
                <w:rFonts w:hint="eastAsia"/>
              </w:rPr>
              <w:t xml:space="preserve">高机构持股</w:t>
            </w:r>
          </w:p>
        </w:tc>
        <w:tc>
          <w:tcPr/>
          <w:p>
            <w:pPr>
              <w:pStyle w:val="Compact"/>
            </w:pPr>
            <w:r>
              <w:t xml:space="preserve">0.0598</w:t>
            </w:r>
          </w:p>
        </w:tc>
        <w:tc>
          <w:tcPr/>
          <w:p>
            <w:pPr>
              <w:pStyle w:val="Compact"/>
            </w:pPr>
            <w:r>
              <w:t xml:space="preserve">*</w:t>
            </w:r>
          </w:p>
        </w:tc>
        <w:tc>
          <w:tcPr/>
          <w:p>
            <w:pPr>
              <w:pStyle w:val="Compact"/>
            </w:pPr>
            <w:r>
              <w:t xml:space="preserve">0.0854</w:t>
            </w:r>
          </w:p>
        </w:tc>
        <w:tc>
          <w:tcPr/>
          <w:p>
            <w:pPr>
              <w:pStyle w:val="Compact"/>
            </w:pPr>
            <w:r>
              <w:t xml:space="preserve">**</w:t>
            </w:r>
          </w:p>
        </w:tc>
      </w:tr>
      <w:tr>
        <w:tc>
          <w:tcPr/>
          <w:p>
            <w:pPr>
              <w:pStyle w:val="Compact"/>
            </w:pPr>
          </w:p>
        </w:tc>
        <w:tc>
          <w:tcPr/>
          <w:p>
            <w:pPr>
              <w:pStyle w:val="Compact"/>
            </w:pPr>
            <w:r>
              <w:rPr>
                <w:rFonts w:hint="eastAsia"/>
              </w:rPr>
              <w:t xml:space="preserve">组间差异</w:t>
            </w:r>
          </w:p>
        </w:tc>
        <w:tc>
          <w:tcPr/>
          <w:p>
            <w:pPr>
              <w:pStyle w:val="Compact"/>
            </w:pPr>
            <w:r>
              <w:t xml:space="preserve">0.0257</w:t>
            </w:r>
          </w:p>
        </w:tc>
        <w:tc>
          <w:tcPr/>
          <w:p>
            <w:pPr>
              <w:pStyle w:val="Compact"/>
            </w:pPr>
          </w:p>
        </w:tc>
        <w:tc>
          <w:tcPr/>
          <w:p>
            <w:pPr>
              <w:pStyle w:val="Compact"/>
            </w:pPr>
            <w:r>
              <w:t xml:space="preserve">0.0262</w:t>
            </w:r>
          </w:p>
        </w:tc>
        <w:tc>
          <w:tcPr/>
          <w:p>
            <w:pPr>
              <w:pStyle w:val="Compact"/>
            </w:pPr>
          </w:p>
        </w:tc>
      </w:tr>
      <w:tr>
        <w:tc>
          <w:tcPr/>
          <w:p>
            <w:pPr>
              <w:pStyle w:val="Compact"/>
            </w:pPr>
            <w:r>
              <w:rPr>
                <w:rFonts w:hint="eastAsia"/>
                <w:b/>
                <w:bCs/>
              </w:rPr>
              <w:t xml:space="preserve">法治水平</w:t>
            </w:r>
          </w:p>
        </w:tc>
        <w:tc>
          <w:tcPr/>
          <w:p>
            <w:pPr>
              <w:pStyle w:val="Compact"/>
            </w:pPr>
            <w:r>
              <w:rPr>
                <w:rFonts w:hint="eastAsia"/>
              </w:rPr>
              <w:t xml:space="preserve">低法治水平</w:t>
            </w:r>
          </w:p>
        </w:tc>
        <w:tc>
          <w:tcPr/>
          <w:p>
            <w:pPr>
              <w:pStyle w:val="Compact"/>
            </w:pPr>
            <w:r>
              <w:t xml:space="preserve">0.0909</w:t>
            </w:r>
          </w:p>
        </w:tc>
        <w:tc>
          <w:tcPr/>
          <w:p>
            <w:pPr>
              <w:pStyle w:val="Compact"/>
            </w:pPr>
            <w:r>
              <w:t xml:space="preserve">***</w:t>
            </w:r>
          </w:p>
        </w:tc>
        <w:tc>
          <w:tcPr/>
          <w:p>
            <w:pPr>
              <w:pStyle w:val="Compact"/>
            </w:pPr>
            <w:r>
              <w:t xml:space="preserve">0.1248</w:t>
            </w:r>
          </w:p>
        </w:tc>
        <w:tc>
          <w:tcPr/>
          <w:p>
            <w:pPr>
              <w:pStyle w:val="Compact"/>
            </w:pPr>
            <w:r>
              <w:t xml:space="preserve">***</w:t>
            </w:r>
          </w:p>
        </w:tc>
      </w:tr>
      <w:tr>
        <w:tc>
          <w:tcPr/>
          <w:p>
            <w:pPr>
              <w:pStyle w:val="Compact"/>
            </w:pPr>
          </w:p>
        </w:tc>
        <w:tc>
          <w:tcPr/>
          <w:p>
            <w:pPr>
              <w:pStyle w:val="Compact"/>
            </w:pPr>
            <w:r>
              <w:rPr>
                <w:rFonts w:hint="eastAsia"/>
              </w:rPr>
              <w:t xml:space="preserve">高法治水平</w:t>
            </w:r>
          </w:p>
        </w:tc>
        <w:tc>
          <w:tcPr/>
          <w:p>
            <w:pPr>
              <w:pStyle w:val="Compact"/>
            </w:pPr>
            <w:r>
              <w:t xml:space="preserve">0.0681</w:t>
            </w:r>
          </w:p>
        </w:tc>
        <w:tc>
          <w:tcPr/>
          <w:p>
            <w:pPr>
              <w:pStyle w:val="Compact"/>
            </w:pPr>
            <w:r>
              <w:t xml:space="preserve">***</w:t>
            </w:r>
          </w:p>
        </w:tc>
        <w:tc>
          <w:tcPr/>
          <w:p>
            <w:pPr>
              <w:pStyle w:val="Compact"/>
            </w:pPr>
            <w:r>
              <w:t xml:space="preserve">0.0848</w:t>
            </w:r>
          </w:p>
        </w:tc>
        <w:tc>
          <w:tcPr/>
          <w:p>
            <w:pPr>
              <w:pStyle w:val="Compact"/>
            </w:pPr>
            <w:r>
              <w:t xml:space="preserve">***</w:t>
            </w:r>
          </w:p>
        </w:tc>
      </w:tr>
      <w:tr>
        <w:tc>
          <w:tcPr/>
          <w:p>
            <w:pPr>
              <w:pStyle w:val="Compact"/>
            </w:pPr>
          </w:p>
        </w:tc>
        <w:tc>
          <w:tcPr/>
          <w:p>
            <w:pPr>
              <w:pStyle w:val="Compact"/>
            </w:pPr>
            <w:r>
              <w:rPr>
                <w:rFonts w:hint="eastAsia"/>
              </w:rPr>
              <w:t xml:space="preserve">组间差异</w:t>
            </w:r>
          </w:p>
        </w:tc>
        <w:tc>
          <w:tcPr/>
          <w:p>
            <w:pPr>
              <w:pStyle w:val="Compact"/>
            </w:pPr>
            <w:r>
              <w:t xml:space="preserve">0.0228</w:t>
            </w:r>
          </w:p>
        </w:tc>
        <w:tc>
          <w:tcPr/>
          <w:p>
            <w:pPr>
              <w:pStyle w:val="Compact"/>
            </w:pPr>
          </w:p>
        </w:tc>
        <w:tc>
          <w:tcPr/>
          <w:p>
            <w:pPr>
              <w:pStyle w:val="Compact"/>
            </w:pPr>
            <w:r>
              <w:t xml:space="preserve">0.0400</w:t>
            </w:r>
          </w:p>
        </w:tc>
        <w:tc>
          <w:tcPr/>
          <w:p>
            <w:pPr>
              <w:pStyle w:val="Compact"/>
            </w:pPr>
          </w:p>
        </w:tc>
      </w:tr>
    </w:tbl>
    <w:p>
      <w:pPr>
        <w:pStyle w:val="BodyText"/>
      </w:pPr>
      <w:r>
        <w:rPr>
          <w:rFonts w:hint="eastAsia"/>
        </w:rPr>
        <w:t xml:space="preserve">注：组间差异基于Bootstrap差异检验（bdiff,</w:t>
      </w:r>
      <w:r>
        <w:t xml:space="preserve"> </w:t>
      </w:r>
      <w:r>
        <w:rPr>
          <w:rFonts w:hint="eastAsia"/>
        </w:rPr>
        <w:t xml:space="preserve">200次重复抽样,</w:t>
      </w:r>
      <w:r>
        <w:t xml:space="preserve"> </w:t>
      </w:r>
      <w:r>
        <w:rPr>
          <w:rFonts w:hint="eastAsia"/>
        </w:rPr>
        <w:t xml:space="preserve">seed=123）。组间差异系数为绝对值，方向详见正文。***</w:t>
      </w:r>
      <w:r>
        <w:t xml:space="preserve"> p&lt;0.01, ** p&lt;0.05, * </w:t>
      </w:r>
      <w:r>
        <w:rPr>
          <w:rFonts w:hint="eastAsia"/>
        </w:rPr>
        <w:t xml:space="preserve">p&lt;0.1。数据来源于CSMAR数据库，作者计算。</w:t>
      </w:r>
    </w:p>
    <w:p>
      <w:pPr>
        <w:pStyle w:val="BodyText"/>
      </w:pPr>
      <w:r>
        <w:rPr>
          <w:rFonts w:hint="eastAsia"/>
          <w:b/>
          <w:bCs/>
        </w:rPr>
        <w:t xml:space="preserve">按代理成本分组。</w:t>
      </w:r>
      <w:r>
        <w:t xml:space="preserve"> </w:t>
      </w:r>
      <w:r>
        <w:rPr>
          <w:rFonts w:hint="eastAsia"/>
        </w:rPr>
        <w:t xml:space="preserve">高代理成本组的DID系数（DivDummy:</w:t>
      </w:r>
      <w:r>
        <w:t xml:space="preserve"> 0.1067; DivPayRate: </w:t>
      </w:r>
      <w:r>
        <w:rPr>
          <w:rFonts w:hint="eastAsia"/>
        </w:rPr>
        <w:t xml:space="preserve">0.1435）约为低代理成本组（0.0538;</w:t>
      </w:r>
      <w:r>
        <w:t xml:space="preserve"> </w:t>
      </w:r>
      <w:r>
        <w:rPr>
          <w:rFonts w:hint="eastAsia"/>
        </w:rPr>
        <w:t xml:space="preserve">0.0791）的两倍，组间差异在5%水平上显著（DivDummy差异=0.053,</w:t>
      </w:r>
      <w:r>
        <w:t xml:space="preserve"> p=0.025; </w:t>
      </w:r>
      <w:r>
        <w:rPr>
          <w:rFonts w:hint="eastAsia"/>
        </w:rPr>
        <w:t xml:space="preserve">DivPayRate差异=0.064,</w:t>
      </w:r>
      <w:r>
        <w:t xml:space="preserve"> </w:t>
      </w:r>
      <w:r>
        <w:rPr>
          <w:rFonts w:hint="eastAsia"/>
        </w:rPr>
        <w:t xml:space="preserve">p=0.020）。这一结果直接支持假设H3：代理问题更突出的企业对政策冲击的响应更强。经济逻辑在于，代理成本高的企业在政策前更倾向于留存或转移利润，2023指引设定的量化分红底线和强化披露要求恰好针对这一行为形成约束，因而产生更大的边际效应。</w:t>
      </w:r>
    </w:p>
    <w:p>
      <w:pPr>
        <w:pStyle w:val="BodyText"/>
      </w:pPr>
      <w:r>
        <w:rPr>
          <w:rFonts w:hint="eastAsia"/>
          <w:b/>
          <w:bCs/>
        </w:rPr>
        <w:t xml:space="preserve">按产权性质分组。</w:t>
      </w:r>
      <w:r>
        <w:t xml:space="preserve"> </w:t>
      </w:r>
      <w:r>
        <w:rPr>
          <w:rFonts w:hint="eastAsia"/>
        </w:rPr>
        <w:t xml:space="preserve">非国有企业组的DID系数（DivDummy:</w:t>
      </w:r>
      <w:r>
        <w:t xml:space="preserve"> 0.0995; DivPayRate: </w:t>
      </w:r>
      <w:r>
        <w:rPr>
          <w:rFonts w:hint="eastAsia"/>
        </w:rPr>
        <w:t xml:space="preserve">0.1234）高于国有企业组（0.0645;</w:t>
      </w:r>
      <w:r>
        <w:t xml:space="preserve"> </w:t>
      </w:r>
      <w:r>
        <w:rPr>
          <w:rFonts w:hint="eastAsia"/>
        </w:rPr>
        <w:t xml:space="preserve">0.1004），但组间差异不显著。一个合理的解释是：国有企业本身面临较强的行政合规压力，政策前分红水平已相对较高，留给政策发挥边际作用的空间较小。</w:t>
      </w:r>
    </w:p>
    <w:p>
      <w:pPr>
        <w:pStyle w:val="BodyText"/>
      </w:pPr>
      <w:r>
        <w:rPr>
          <w:rFonts w:hint="eastAsia"/>
          <w:b/>
          <w:bCs/>
        </w:rPr>
        <w:t xml:space="preserve">按机构持股水平分组。</w:t>
      </w:r>
      <w:r>
        <w:t xml:space="preserve"> </w:t>
      </w:r>
      <w:r>
        <w:rPr>
          <w:rFonts w:hint="eastAsia"/>
        </w:rPr>
        <w:t xml:space="preserve">低机构持股组的政策效应（DivDummy:</w:t>
      </w:r>
      <w:r>
        <w:t xml:space="preserve"> 0.0855; DivPayRate: </w:t>
      </w:r>
      <w:r>
        <w:rPr>
          <w:rFonts w:hint="eastAsia"/>
        </w:rPr>
        <w:t xml:space="preserve">0.1116）高于高机构持股组（0.0598;</w:t>
      </w:r>
      <w:r>
        <w:t xml:space="preserve"> </w:t>
      </w:r>
      <w:r>
        <w:rPr>
          <w:rFonts w:hint="eastAsia"/>
        </w:rPr>
        <w:t xml:space="preserve">0.0854），但组间差异不显著。机构投资者作为外部监督力量，可能在政策前已通过投票和对话推动分红，削弱了政策的边际增量效应。</w:t>
      </w:r>
    </w:p>
    <w:p>
      <w:pPr>
        <w:pStyle w:val="BodyText"/>
      </w:pPr>
      <w:r>
        <w:rPr>
          <w:rFonts w:hint="eastAsia"/>
          <w:b/>
          <w:bCs/>
        </w:rPr>
        <w:t xml:space="preserve">按法治水平分组。</w:t>
      </w:r>
      <w:r>
        <w:t xml:space="preserve"> </w:t>
      </w:r>
      <w:r>
        <w:rPr>
          <w:rFonts w:hint="eastAsia"/>
        </w:rPr>
        <w:t xml:space="preserve">低法治地区的政策效应（DivDummy:</w:t>
      </w:r>
      <w:r>
        <w:t xml:space="preserve"> 0.0909; DivPayRate: </w:t>
      </w:r>
      <w:r>
        <w:rPr>
          <w:rFonts w:hint="eastAsia"/>
        </w:rPr>
        <w:t xml:space="preserve">0.1248）高于高法治地区（0.0681;</w:t>
      </w:r>
      <w:r>
        <w:t xml:space="preserve"> </w:t>
      </w:r>
      <w:r>
        <w:rPr>
          <w:rFonts w:hint="eastAsia"/>
        </w:rPr>
        <w:t xml:space="preserve">0.0848），组间差异同样不显著。方向与预期一致：法治环境较弱时投资者保护不足，强制性分红政策的约束力更为突出。</w:t>
      </w:r>
    </w:p>
    <w:p>
      <w:pPr>
        <w:pStyle w:val="BodyText"/>
      </w:pPr>
      <w:r>
        <w:rPr>
          <w:rFonts w:hint="eastAsia"/>
        </w:rPr>
        <w:t xml:space="preserve">综合来看，代理成本维度的组间差异在5%水平上统计显著，</w:t>
      </w:r>
      <w:r>
        <w:rPr>
          <w:rFonts w:hint="eastAsia"/>
          <w:b/>
          <w:bCs/>
        </w:rPr>
        <w:t xml:space="preserve">假设H3得到支持</w:t>
      </w:r>
      <w:r>
        <w:rPr>
          <w:rFonts w:hint="eastAsia"/>
        </w:rPr>
        <w:t xml:space="preserve">。产权性质、机构持股和法治水平三个维度呈现方向一致的异质性模式（外部治理较弱的企业政策效应更强），但组间差异未达到常规显著水平，仅提供方向性证据。四个维度共同指向一个统一的机制：政策对内部治理薄弱、外部监督不足的企业具有更强的矫正效应。</w:t>
      </w:r>
    </w:p>
    <w:bookmarkEnd w:id="104"/>
    <w:bookmarkStart w:id="105" w:name="经济后果分析"/>
    <w:p>
      <w:pPr>
        <w:pStyle w:val="4"/>
      </w:pPr>
      <w:r>
        <w:t xml:space="preserve">4.4.5 </w:t>
      </w:r>
      <w:r>
        <w:rPr>
          <w:rFonts w:hint="eastAsia"/>
        </w:rPr>
        <w:t xml:space="preserve">经济后果分析</w:t>
      </w:r>
    </w:p>
    <w:p>
      <w:pPr>
        <w:pStyle w:val="FirstParagraph"/>
      </w:pPr>
      <w:r>
        <w:rPr>
          <w:rFonts w:hint="eastAsia"/>
        </w:rPr>
        <w:t xml:space="preserve">如果分红政策确实改善了公司治理和信息环境，其效应应当在资本市场层面有所体现。本节将分析单位切换为公司-月度面板，以交易量、换手率、买卖价差和错误定价四个市场微观结构指标为被解释变量，采用DID框架检验政策的市场后果，其中”当月”和”次月”分别指分红公告月及其后一个月。公司固定效应和年月固定效应均已控制，标准误仍聚类到公司层面。表11汇报了估计结果。</w:t>
      </w:r>
    </w:p>
    <w:p>
      <w:pPr>
        <w:pStyle w:val="BodyText"/>
      </w:pPr>
      <w:r>
        <w:rPr>
          <w:rFonts w:hint="eastAsia"/>
          <w:b/>
          <w:bCs/>
        </w:rPr>
        <w:t xml:space="preserve">表11</w:t>
      </w:r>
      <w:r>
        <w:rPr>
          <w:b/>
          <w:bCs/>
        </w:rPr>
        <w:t xml:space="preserve"> </w:t>
      </w:r>
      <w:r>
        <w:rPr>
          <w:rFonts w:hint="eastAsia"/>
          <w:b/>
          <w:bCs/>
        </w:rPr>
        <w:t xml:space="preserve">经济后果分析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被解释变量</w:t>
            </w:r>
          </w:p>
        </w:tc>
        <w:tc>
          <w:tcPr/>
          <w:p>
            <w:pPr>
              <w:pStyle w:val="Compact"/>
            </w:pPr>
            <w:r>
              <w:rPr>
                <w:rFonts w:hint="eastAsia"/>
              </w:rPr>
              <w:t xml:space="preserve">did系数</w:t>
            </w:r>
          </w:p>
        </w:tc>
        <w:tc>
          <w:tcPr/>
          <w:p>
            <w:pPr>
              <w:pStyle w:val="Compact"/>
            </w:pPr>
            <w:r>
              <w:rPr>
                <w:rFonts w:hint="eastAsia"/>
              </w:rPr>
              <w:t xml:space="preserve">t值</w:t>
            </w:r>
          </w:p>
        </w:tc>
        <w:tc>
          <w:tcPr/>
          <w:p>
            <w:pPr>
              <w:pStyle w:val="Compact"/>
            </w:pPr>
            <w:r>
              <w:rPr>
                <w:rFonts w:hint="eastAsia"/>
              </w:rPr>
              <w:t xml:space="preserve">显著性</w:t>
            </w:r>
          </w:p>
        </w:tc>
        <w:tc>
          <w:tcPr/>
          <w:p>
            <w:pPr>
              <w:pStyle w:val="Compact"/>
            </w:pPr>
            <w:r>
              <w:t xml:space="preserve">N</w:t>
            </w:r>
          </w:p>
        </w:tc>
      </w:tr>
      <w:tr>
        <w:tc>
          <w:tcPr/>
          <w:p>
            <w:pPr>
              <w:pStyle w:val="Compact"/>
            </w:pPr>
            <w:r>
              <w:rPr>
                <w:rFonts w:hint="eastAsia"/>
              </w:rPr>
              <w:t xml:space="preserve">交易量（当月）</w:t>
            </w:r>
          </w:p>
        </w:tc>
        <w:tc>
          <w:tcPr/>
          <w:p>
            <w:pPr>
              <w:pStyle w:val="Compact"/>
            </w:pPr>
            <w:r>
              <w:t xml:space="preserve">0.0754</w:t>
            </w:r>
          </w:p>
        </w:tc>
        <w:tc>
          <w:tcPr/>
          <w:p>
            <w:pPr>
              <w:pStyle w:val="Compact"/>
            </w:pPr>
            <w:r>
              <w:t xml:space="preserve">2.160</w:t>
            </w:r>
          </w:p>
        </w:tc>
        <w:tc>
          <w:tcPr/>
          <w:p>
            <w:pPr>
              <w:pStyle w:val="Compact"/>
            </w:pPr>
            <w:r>
              <w:t xml:space="preserve">**</w:t>
            </w:r>
          </w:p>
        </w:tc>
        <w:tc>
          <w:tcPr/>
          <w:p>
            <w:pPr>
              <w:pStyle w:val="Compact"/>
            </w:pPr>
            <w:r>
              <w:t xml:space="preserve">9,003</w:t>
            </w:r>
          </w:p>
        </w:tc>
      </w:tr>
      <w:tr>
        <w:tc>
          <w:tcPr/>
          <w:p>
            <w:pPr>
              <w:pStyle w:val="Compact"/>
            </w:pPr>
            <w:r>
              <w:rPr>
                <w:rFonts w:hint="eastAsia"/>
              </w:rPr>
              <w:t xml:space="preserve">交易量（次月）</w:t>
            </w:r>
          </w:p>
        </w:tc>
        <w:tc>
          <w:tcPr/>
          <w:p>
            <w:pPr>
              <w:pStyle w:val="Compact"/>
            </w:pPr>
            <w:r>
              <w:t xml:space="preserve">0.0603</w:t>
            </w:r>
          </w:p>
        </w:tc>
        <w:tc>
          <w:tcPr/>
          <w:p>
            <w:pPr>
              <w:pStyle w:val="Compact"/>
            </w:pPr>
            <w:r>
              <w:t xml:space="preserve">1.638</w:t>
            </w:r>
          </w:p>
        </w:tc>
        <w:tc>
          <w:tcPr/>
          <w:p>
            <w:pPr>
              <w:pStyle w:val="Compact"/>
            </w:pPr>
          </w:p>
        </w:tc>
        <w:tc>
          <w:tcPr/>
          <w:p>
            <w:pPr>
              <w:pStyle w:val="Compact"/>
            </w:pPr>
            <w:r>
              <w:t xml:space="preserve">9,001</w:t>
            </w:r>
          </w:p>
        </w:tc>
      </w:tr>
      <w:tr>
        <w:tc>
          <w:tcPr/>
          <w:p>
            <w:pPr>
              <w:pStyle w:val="Compact"/>
            </w:pPr>
            <w:r>
              <w:rPr>
                <w:rFonts w:hint="eastAsia"/>
              </w:rPr>
              <w:t xml:space="preserve">换手率（当月）</w:t>
            </w:r>
          </w:p>
        </w:tc>
        <w:tc>
          <w:tcPr/>
          <w:p>
            <w:pPr>
              <w:pStyle w:val="Compact"/>
            </w:pPr>
            <w:r>
              <w:t xml:space="preserve">0.1785</w:t>
            </w:r>
          </w:p>
        </w:tc>
        <w:tc>
          <w:tcPr/>
          <w:p>
            <w:pPr>
              <w:pStyle w:val="Compact"/>
            </w:pPr>
            <w:r>
              <w:t xml:space="preserve">2.156</w:t>
            </w:r>
          </w:p>
        </w:tc>
        <w:tc>
          <w:tcPr/>
          <w:p>
            <w:pPr>
              <w:pStyle w:val="Compact"/>
            </w:pPr>
            <w:r>
              <w:t xml:space="preserve">**</w:t>
            </w:r>
          </w:p>
        </w:tc>
        <w:tc>
          <w:tcPr/>
          <w:p>
            <w:pPr>
              <w:pStyle w:val="Compact"/>
            </w:pPr>
            <w:r>
              <w:t xml:space="preserve">9,003</w:t>
            </w:r>
          </w:p>
        </w:tc>
      </w:tr>
      <w:tr>
        <w:tc>
          <w:tcPr/>
          <w:p>
            <w:pPr>
              <w:pStyle w:val="Compact"/>
            </w:pPr>
            <w:r>
              <w:rPr>
                <w:rFonts w:hint="eastAsia"/>
              </w:rPr>
              <w:t xml:space="preserve">换手率（次月）</w:t>
            </w:r>
          </w:p>
        </w:tc>
        <w:tc>
          <w:tcPr/>
          <w:p>
            <w:pPr>
              <w:pStyle w:val="Compact"/>
            </w:pPr>
            <w:r>
              <w:t xml:space="preserve">0.1529</w:t>
            </w:r>
          </w:p>
        </w:tc>
        <w:tc>
          <w:tcPr/>
          <w:p>
            <w:pPr>
              <w:pStyle w:val="Compact"/>
            </w:pPr>
            <w:r>
              <w:t xml:space="preserve">1.733</w:t>
            </w:r>
          </w:p>
        </w:tc>
        <w:tc>
          <w:tcPr/>
          <w:p>
            <w:pPr>
              <w:pStyle w:val="Compact"/>
            </w:pPr>
            <w:r>
              <w:t xml:space="preserve">*</w:t>
            </w:r>
          </w:p>
        </w:tc>
        <w:tc>
          <w:tcPr/>
          <w:p>
            <w:pPr>
              <w:pStyle w:val="Compact"/>
            </w:pPr>
            <w:r>
              <w:t xml:space="preserve">9,001</w:t>
            </w:r>
          </w:p>
        </w:tc>
      </w:tr>
      <w:tr>
        <w:tc>
          <w:tcPr/>
          <w:p>
            <w:pPr>
              <w:pStyle w:val="Compact"/>
            </w:pPr>
            <w:r>
              <w:rPr>
                <w:rFonts w:hint="eastAsia"/>
              </w:rPr>
              <w:t xml:space="preserve">买卖价差（当月）</w:t>
            </w:r>
          </w:p>
        </w:tc>
        <w:tc>
          <w:tcPr/>
          <w:p>
            <w:pPr>
              <w:pStyle w:val="Compact"/>
            </w:pPr>
            <w:r>
              <w:t xml:space="preserve">-0.0011</w:t>
            </w:r>
          </w:p>
        </w:tc>
        <w:tc>
          <w:tcPr/>
          <w:p>
            <w:pPr>
              <w:pStyle w:val="Compact"/>
            </w:pPr>
            <w:r>
              <w:t xml:space="preserve">-1.496</w:t>
            </w:r>
          </w:p>
        </w:tc>
        <w:tc>
          <w:tcPr/>
          <w:p>
            <w:pPr>
              <w:pStyle w:val="Compact"/>
            </w:pPr>
          </w:p>
        </w:tc>
        <w:tc>
          <w:tcPr/>
          <w:p>
            <w:pPr>
              <w:pStyle w:val="Compact"/>
            </w:pPr>
            <w:r>
              <w:t xml:space="preserve">9,003</w:t>
            </w:r>
          </w:p>
        </w:tc>
      </w:tr>
      <w:tr>
        <w:tc>
          <w:tcPr/>
          <w:p>
            <w:pPr>
              <w:pStyle w:val="Compact"/>
            </w:pPr>
            <w:r>
              <w:rPr>
                <w:rFonts w:hint="eastAsia"/>
              </w:rPr>
              <w:t xml:space="preserve">买卖价差（次月）</w:t>
            </w:r>
          </w:p>
        </w:tc>
        <w:tc>
          <w:tcPr/>
          <w:p>
            <w:pPr>
              <w:pStyle w:val="Compact"/>
            </w:pPr>
            <w:r>
              <w:t xml:space="preserve">-0.0012</w:t>
            </w:r>
          </w:p>
        </w:tc>
        <w:tc>
          <w:tcPr/>
          <w:p>
            <w:pPr>
              <w:pStyle w:val="Compact"/>
            </w:pPr>
            <w:r>
              <w:t xml:space="preserve">-1.696</w:t>
            </w:r>
          </w:p>
        </w:tc>
        <w:tc>
          <w:tcPr/>
          <w:p>
            <w:pPr>
              <w:pStyle w:val="Compact"/>
            </w:pPr>
            <w:r>
              <w:t xml:space="preserve">*</w:t>
            </w:r>
          </w:p>
        </w:tc>
        <w:tc>
          <w:tcPr/>
          <w:p>
            <w:pPr>
              <w:pStyle w:val="Compact"/>
            </w:pPr>
            <w:r>
              <w:t xml:space="preserve">9,001</w:t>
            </w:r>
          </w:p>
        </w:tc>
      </w:tr>
      <w:tr>
        <w:tc>
          <w:tcPr/>
          <w:p>
            <w:pPr>
              <w:pStyle w:val="Compact"/>
            </w:pPr>
            <w:r>
              <w:rPr>
                <w:rFonts w:hint="eastAsia"/>
              </w:rPr>
              <w:t xml:space="preserve">错误定价（当月）</w:t>
            </w:r>
          </w:p>
        </w:tc>
        <w:tc>
          <w:tcPr/>
          <w:p>
            <w:pPr>
              <w:pStyle w:val="Compact"/>
            </w:pPr>
            <w:r>
              <w:t xml:space="preserve">-0.0510</w:t>
            </w:r>
          </w:p>
        </w:tc>
        <w:tc>
          <w:tcPr/>
          <w:p>
            <w:pPr>
              <w:pStyle w:val="Compact"/>
            </w:pPr>
            <w:r>
              <w:t xml:space="preserve">-2.136</w:t>
            </w:r>
          </w:p>
        </w:tc>
        <w:tc>
          <w:tcPr/>
          <w:p>
            <w:pPr>
              <w:pStyle w:val="Compact"/>
            </w:pPr>
            <w:r>
              <w:t xml:space="preserve">**</w:t>
            </w:r>
          </w:p>
        </w:tc>
        <w:tc>
          <w:tcPr/>
          <w:p>
            <w:pPr>
              <w:pStyle w:val="Compact"/>
            </w:pPr>
            <w:r>
              <w:t xml:space="preserve">9,003</w:t>
            </w:r>
          </w:p>
        </w:tc>
      </w:tr>
      <w:tr>
        <w:tc>
          <w:tcPr/>
          <w:p>
            <w:pPr>
              <w:pStyle w:val="Compact"/>
            </w:pPr>
            <w:r>
              <w:rPr>
                <w:rFonts w:hint="eastAsia"/>
              </w:rPr>
              <w:t xml:space="preserve">错误定价（次月）</w:t>
            </w:r>
          </w:p>
        </w:tc>
        <w:tc>
          <w:tcPr/>
          <w:p>
            <w:pPr>
              <w:pStyle w:val="Compact"/>
            </w:pPr>
            <w:r>
              <w:t xml:space="preserve">-0.0530</w:t>
            </w:r>
          </w:p>
        </w:tc>
        <w:tc>
          <w:tcPr/>
          <w:p>
            <w:pPr>
              <w:pStyle w:val="Compact"/>
            </w:pPr>
            <w:r>
              <w:t xml:space="preserve">-2.042</w:t>
            </w:r>
          </w:p>
        </w:tc>
        <w:tc>
          <w:tcPr/>
          <w:p>
            <w:pPr>
              <w:pStyle w:val="Compact"/>
            </w:pPr>
            <w:r>
              <w:t xml:space="preserve">**</w:t>
            </w:r>
          </w:p>
        </w:tc>
        <w:tc>
          <w:tcPr/>
          <w:p>
            <w:pPr>
              <w:pStyle w:val="Compact"/>
            </w:pPr>
            <w:r>
              <w:t xml:space="preserve">9,001</w:t>
            </w:r>
          </w:p>
        </w:tc>
      </w:tr>
    </w:tbl>
    <w:p>
      <w:pPr>
        <w:pStyle w:val="BodyText"/>
      </w:pPr>
      <w:r>
        <w:rPr>
          <w:rFonts w:hint="eastAsia"/>
        </w:rPr>
        <w:t xml:space="preserve">注：控制变量包括SIZE1、AGE、LEV、ROA、CFO、INDEP、TOP、MH、MB、PRICE、BETA（错误定价模型不含MB和PRICE）。公司FE和年份FE均已控制，标准误聚类到公司层面。***</w:t>
      </w:r>
      <w:r>
        <w:t xml:space="preserve"> p&lt;0.01, ** p&lt;0.05, * p&lt;0.1。</w:t>
      </w:r>
    </w:p>
    <w:p>
      <w:pPr>
        <w:pStyle w:val="BodyText"/>
      </w:pPr>
      <w:r>
        <w:rPr>
          <w:rFonts w:hint="eastAsia"/>
        </w:rPr>
        <w:t xml:space="preserve">结果呈现两个清晰的模式。流动性方面，处理组的交易量（当月系数0.0754，5%显著）和换手率（当月系数0.1785，5%显著）均显著提高，表明分红承诺增强了投资者交易意愿。定价效率方面，错误定价程度在当月和次月均显著下降（系数分别为-0.0510和-0.0530，5%显著），说明分红政策通过强化信息披露要求，降低了股价偏离基本面的程度。买卖价差呈下降趋势但统计显著性较弱（次月p&lt;0.1），提供了交易成本降低的边际证据。总体而言，政策在改善企业分红行为的同时，也产生了积极的市场溢出效应。</w:t>
      </w:r>
    </w:p>
    <w:bookmarkEnd w:id="105"/>
    <w:bookmarkEnd w:id="106"/>
    <w:bookmarkStart w:id="107" w:name="本章小结-1"/>
    <w:p>
      <w:pPr>
        <w:pStyle w:val="3"/>
      </w:pPr>
      <w:r>
        <w:t xml:space="preserve">4.5 </w:t>
      </w:r>
      <w:r>
        <w:rPr>
          <w:rFonts w:hint="eastAsia"/>
        </w:rPr>
        <w:t xml:space="preserve">本章小结</w:t>
      </w:r>
    </w:p>
    <w:p>
      <w:pPr>
        <w:pStyle w:val="FirstParagraph"/>
      </w:pPr>
      <w:r>
        <w:rPr>
          <w:rFonts w:hint="eastAsia"/>
        </w:rPr>
        <w:t xml:space="preserve">本章以2023年《上市公司现金分红指引》修订为准自然实验，运用DID方法评估了该政策的因果效应，主要发现如下：</w:t>
      </w:r>
    </w:p>
    <w:p>
      <w:pPr>
        <w:pStyle w:val="BodyText"/>
      </w:pPr>
      <w:r>
        <w:rPr>
          <w:rFonts w:hint="eastAsia"/>
        </w:rPr>
        <w:t xml:space="preserve">第一，2023指引使处理组企业的分红概率提高约8.3个百分点（占均值的9.1%）、股利支付率提高约10.8个百分点（占均值的25.7%），H2得到支持。该结论在七项稳健性检验中保持稳定，DID系数的波动幅度不超过基准估计的15%。</w:t>
      </w:r>
    </w:p>
    <w:p>
      <w:pPr>
        <w:pStyle w:val="BodyText"/>
      </w:pPr>
      <w:r>
        <w:rPr>
          <w:rFonts w:hint="eastAsia"/>
        </w:rPr>
        <w:t xml:space="preserve">第二，政策效应在代理成本较高的企业中显著更强（组间差异在5%水平上显著），H3得到支持。这一因果层面的发现与第三章机器学习分析中代理成本变量进入特征重要性前列的预测证据形成呼应：代理问题不仅是预测分红行为的关键因子，也是调节政策效应强度的重要机制。</w:t>
      </w:r>
    </w:p>
    <w:p>
      <w:pPr>
        <w:pStyle w:val="BodyText"/>
      </w:pPr>
      <w:r>
        <w:rPr>
          <w:rFonts w:hint="eastAsia"/>
        </w:rPr>
        <w:t xml:space="preserve">第三，政策改善了处理组企业的市场流动性（交易量、换手率显著提高）和定价效率（错误定价程度显著下降），表明分红监管在促进分红的同时产生了积极的市场溢出效应。</w:t>
      </w:r>
    </w:p>
    <w:p>
      <w:pPr>
        <w:pStyle w:val="BodyText"/>
      </w:pPr>
      <w:r>
        <w:rPr>
          <w:rFonts w:hint="eastAsia"/>
        </w:rPr>
        <w:t xml:space="preserve">结合第三章的预测分析，本文形成了”统计关联识别（ML）→因果效应验证（DID）</w:t>
      </w:r>
      <w:r>
        <w:rPr>
          <w:rFonts w:hint="eastAsia"/>
        </w:rPr>
        <w:t xml:space="preserve">“的互补框架，从相关性与因果性两个层面回答了”</w:t>
      </w:r>
      <w:r>
        <w:rPr>
          <w:rFonts w:hint="eastAsia"/>
        </w:rPr>
        <w:t xml:space="preserve">什么因素驱动分红行为”以及”政策能否改变分红行为”的研究问题。</w:t>
      </w:r>
    </w:p>
    <w:bookmarkEnd w:id="107"/>
    <w:bookmarkEnd w:id="108"/>
    <w:bookmarkStart w:id="112" w:name="第五章-研究结论启示与展望"/>
    <w:p>
      <w:pPr>
        <w:pStyle w:val="2"/>
      </w:pPr>
      <w:r>
        <w:rPr>
          <w:rFonts w:hint="eastAsia"/>
        </w:rPr>
        <w:t xml:space="preserve">第五章</w:t>
      </w:r>
      <w:r>
        <w:t xml:space="preserve"> </w:t>
      </w:r>
      <w:r>
        <w:rPr>
          <w:rFonts w:hint="eastAsia"/>
        </w:rPr>
        <w:t xml:space="preserve">研究结论、启示与展望</w:t>
      </w:r>
    </w:p>
    <w:bookmarkStart w:id="109" w:name="研究结论"/>
    <w:p>
      <w:pPr>
        <w:pStyle w:val="3"/>
      </w:pPr>
      <w:r>
        <w:t xml:space="preserve">5.1 </w:t>
      </w:r>
      <w:r>
        <w:rPr>
          <w:rFonts w:hint="eastAsia"/>
        </w:rPr>
        <w:t xml:space="preserve">研究结论</w:t>
      </w:r>
    </w:p>
    <w:p>
      <w:pPr>
        <w:pStyle w:val="FirstParagraph"/>
      </w:pPr>
      <w:r>
        <w:rPr>
          <w:rFonts w:hint="eastAsia"/>
        </w:rPr>
        <w:t xml:space="preserve">本文围绕”上市公司为何分红”这一问题，采用”机器学习预测</w:t>
      </w:r>
      <w:r>
        <w:t xml:space="preserve"> + </w:t>
      </w:r>
      <w:r>
        <w:rPr>
          <w:rFonts w:hint="eastAsia"/>
        </w:rPr>
        <w:t xml:space="preserve">DiD准自然实验”双路径设计，从统计关联与因果识别两个层面提供互补证据。核心发现如下：生命周期与代理成本变量主导分红差异（RF样本外R²=0.2510，OLS仅0.1565）；2023年《现金分红指引》修订使处理组分红概率提升8.28个百分点、股利支付率提升10.81个百分点；该效应在高代理成本企业约为低代理成本企业的1.8—2.0倍。</w:t>
      </w:r>
    </w:p>
    <w:p>
      <w:pPr>
        <w:pStyle w:val="BodyText"/>
      </w:pPr>
      <w:r>
        <w:rPr>
          <w:rFonts w:hint="eastAsia"/>
          <w:b/>
          <w:bCs/>
        </w:rPr>
        <w:t xml:space="preserve">第一，生命周期与代理成本是分红行为的核心解释变量，H1得到支持。</w:t>
      </w:r>
      <w:r>
        <w:t xml:space="preserve"> </w:t>
      </w:r>
      <w:r>
        <w:rPr>
          <w:rFonts w:hint="eastAsia"/>
        </w:rPr>
        <w:t xml:space="preserve">基于2006—2022年沪深A股样本和71个候选特征，随机森林样本外R²为0.2510，明显高于OLS的0.1565。特征重要性排序中，上一期股利水平、资产收益率和留存收益资产比稳定居前三位，留存收益资产比作为生命周期代理变量的突出地位与Fama</w:t>
      </w:r>
      <w:r>
        <w:t xml:space="preserve"> and </w:t>
      </w:r>
      <w:r>
        <w:rPr>
          <w:rFonts w:hint="eastAsia"/>
        </w:rPr>
        <w:t xml:space="preserve">French（2001）的经典发现一致。代理成本变量（其他应收款资产比、机构投资者持股比例）同样位于重要性前列，ALE图显示掏空程度与分红存在非线性负相关关系。上述结论在按产权性质、现金流水平和时间窗口划分的七个子样本中保持稳健。主成分分析从降维视角提供了互补验证——前两个主成分分别对应”盈利能力与市场关注度”和”现金充裕度”，与特征重要性排序的结论方向一致。</w:t>
      </w:r>
    </w:p>
    <w:p>
      <w:pPr>
        <w:pStyle w:val="BodyText"/>
      </w:pPr>
      <w:r>
        <w:rPr>
          <w:rFonts w:hint="eastAsia"/>
          <w:b/>
          <w:bCs/>
        </w:rPr>
        <w:t xml:space="preserve">第二，2023年《现金分红指引》修订显著提升企业分红概率与分红水平，H2得到支持。</w:t>
      </w:r>
      <w:r>
        <w:t xml:space="preserve"> </w:t>
      </w:r>
      <w:r>
        <w:rPr>
          <w:rFonts w:hint="eastAsia"/>
        </w:rPr>
        <w:t xml:space="preserve">基于2020—2024年样本的双向固定效应DiD估计显示，政策使处理组分红概率提高8.28个百分点（系数0.0828，p&lt;0.01），股利支付率提高10.81个百分点（系数0.1081，p&lt;0.01）。经七项稳健性检验（含平行趋势、安慰剂、PSM-DiD等），DivDummy系数稳定于0.0798—0.0917，DivPayRate系数稳定于0.0960—0.1106。</w:t>
      </w:r>
    </w:p>
    <w:p>
      <w:pPr>
        <w:pStyle w:val="BodyText"/>
      </w:pPr>
      <w:r>
        <w:rPr>
          <w:rFonts w:hint="eastAsia"/>
          <w:b/>
          <w:bCs/>
        </w:rPr>
        <w:t xml:space="preserve">第三，政策效应在高代理成本企业更强，H3得到支持。</w:t>
      </w:r>
      <w:r>
        <w:t xml:space="preserve"> </w:t>
      </w:r>
      <w:r>
        <w:rPr>
          <w:rFonts w:hint="eastAsia"/>
        </w:rPr>
        <w:t xml:space="preserve">高代理成本组DiD系数为DivDummy</w:t>
      </w:r>
      <w:r>
        <w:t xml:space="preserve"> 0.1067、DivPayRate </w:t>
      </w:r>
      <w:r>
        <w:rPr>
          <w:rFonts w:hint="eastAsia"/>
        </w:rPr>
        <w:t xml:space="preserve">0.1435，低代理成本组分别为0.0538和0.0791，Bootstrap组间差异检验在5%水平显著。该结果从因果识别角度呼应了第三章”代理成本变量预测贡献高”的发现——代理问题既是分红差异的重要统计预测因子，也是政策效应强度的调节机制。产权性质、机构持股和法治水平维度呈方向一致的异质性模式，但组间差异未达常规显著水平，仅作为方向性证据。</w:t>
      </w:r>
    </w:p>
    <w:p>
      <w:pPr>
        <w:pStyle w:val="BodyText"/>
      </w:pPr>
      <w:r>
        <w:rPr>
          <w:rFonts w:hint="eastAsia"/>
          <w:b/>
          <w:bCs/>
        </w:rPr>
        <w:t xml:space="preserve">第四，政策实施后处理组市场质量指标改善。</w:t>
      </w:r>
      <w:r>
        <w:t xml:space="preserve"> </w:t>
      </w:r>
      <w:r>
        <w:rPr>
          <w:rFonts w:hint="eastAsia"/>
        </w:rPr>
        <w:t xml:space="preserve">经济后果分析显示，处理组企业交易量和换手率上升、错误定价程度下降。该结果与”分红监管可能改善信息环境、提升市场质量”的逻辑一致，但本文未直接识别具体中介机制，此项结论具有初步性质。</w:t>
      </w:r>
    </w:p>
    <w:bookmarkEnd w:id="109"/>
    <w:bookmarkStart w:id="110" w:name="政策启示"/>
    <w:p>
      <w:pPr>
        <w:pStyle w:val="3"/>
      </w:pPr>
      <w:r>
        <w:t xml:space="preserve">5.2 </w:t>
      </w:r>
      <w:r>
        <w:rPr>
          <w:rFonts w:hint="eastAsia"/>
        </w:rPr>
        <w:t xml:space="preserve">政策启示</w:t>
      </w:r>
    </w:p>
    <w:p>
      <w:pPr>
        <w:pStyle w:val="FirstParagraph"/>
      </w:pPr>
      <w:r>
        <w:rPr>
          <w:rFonts w:hint="eastAsia"/>
        </w:rPr>
        <w:t xml:space="preserve">以下政策建议限于本文实证证据支持的范围。</w:t>
      </w:r>
    </w:p>
    <w:p>
      <w:pPr>
        <w:pStyle w:val="BodyText"/>
      </w:pPr>
      <w:r>
        <w:rPr>
          <w:rFonts w:hint="eastAsia"/>
          <w:b/>
          <w:bCs/>
        </w:rPr>
        <w:t xml:space="preserve">第一，继续保留分红监管”硬约束”并做动态校准。</w:t>
      </w:r>
      <w:r>
        <w:t xml:space="preserve"> </w:t>
      </w:r>
      <w:r>
        <w:rPr>
          <w:rFonts w:hint="eastAsia"/>
        </w:rPr>
        <w:t xml:space="preserve">DiD结果显示，《现金分红指引》修订在短期内使分红概率和支付率分别提升约8.3和10.8个百分点，表明以量化门槛和强制披露为核心的硬约束有效。监管层可依据代理成本、产权性质等异质性估计结果，审慎调整量化标准，避免”一刀切”。</w:t>
      </w:r>
    </w:p>
    <w:p>
      <w:pPr>
        <w:pStyle w:val="BodyText"/>
      </w:pPr>
      <w:r>
        <w:rPr>
          <w:rFonts w:hint="eastAsia"/>
          <w:b/>
          <w:bCs/>
        </w:rPr>
        <w:t xml:space="preserve">第二，对高代理成本企业实施重点监管。</w:t>
      </w:r>
      <w:r>
        <w:t xml:space="preserve"> </w:t>
      </w:r>
      <w:r>
        <w:rPr>
          <w:rFonts w:hint="eastAsia"/>
        </w:rPr>
        <w:t xml:space="preserve">异质性分析表明，代理问题突出的企业政策响应更强，提示其政策干预前可能存在更大的利润截留空间。将大股东资金占用、异常关联交易和长期低分红等指标纳入风险筛查，强化分红监管与公司治理监管的联动，预期有助于压缩利益输送空间。</w:t>
      </w:r>
    </w:p>
    <w:p>
      <w:pPr>
        <w:pStyle w:val="BodyText"/>
      </w:pPr>
      <w:r>
        <w:rPr>
          <w:rFonts w:hint="eastAsia"/>
          <w:b/>
          <w:bCs/>
        </w:rPr>
        <w:t xml:space="preserve">第三，将机构投资者治理功能定位为监管补充而非替代。</w:t>
      </w:r>
      <w:r>
        <w:t xml:space="preserve"> </w:t>
      </w:r>
      <w:r>
        <w:rPr>
          <w:rFonts w:hint="eastAsia"/>
        </w:rPr>
        <w:t xml:space="preserve">机器学习分析显示机构投资者持股与分红行为正相关，但该结果来自预测相关性，并非严格因果识别。在政策设计上，应提升机构投资者参与治理的渠道与有效性，同时维持监管约束的主导地位。</w:t>
      </w:r>
    </w:p>
    <w:p>
      <w:pPr>
        <w:pStyle w:val="BodyText"/>
      </w:pPr>
      <w:r>
        <w:rPr>
          <w:rFonts w:hint="eastAsia"/>
          <w:b/>
          <w:bCs/>
        </w:rPr>
        <w:t xml:space="preserve">第四，企业分红决策应与生命周期阶段和融资约束匹配。</w:t>
      </w:r>
      <w:r>
        <w:t xml:space="preserve"> </w:t>
      </w:r>
      <w:r>
        <w:rPr>
          <w:rFonts w:hint="eastAsia"/>
        </w:rPr>
        <w:t xml:space="preserve">留存收益资产比与融资约束变量在特征重要性排序中位置靠前，表明分红决策内嵌于企业生命周期逻辑。成熟期、现金充裕企业适宜提高分红稳定性；成长期、融资约束较强企业可在满足监管底线后保留再投资空间，并充分披露分红安排的依据。</w:t>
      </w:r>
    </w:p>
    <w:bookmarkEnd w:id="110"/>
    <w:bookmarkStart w:id="111" w:name="研究局限与未来展望"/>
    <w:p>
      <w:pPr>
        <w:pStyle w:val="3"/>
      </w:pPr>
      <w:r>
        <w:t xml:space="preserve">5.3 </w:t>
      </w:r>
      <w:r>
        <w:rPr>
          <w:rFonts w:hint="eastAsia"/>
        </w:rPr>
        <w:t xml:space="preserve">研究局限与未来展望</w:t>
      </w:r>
    </w:p>
    <w:p>
      <w:pPr>
        <w:pStyle w:val="FirstParagraph"/>
      </w:pPr>
      <w:r>
        <w:rPr>
          <w:rFonts w:hint="eastAsia"/>
        </w:rPr>
        <w:t xml:space="preserve">本文存在以下四点局限。</w:t>
      </w:r>
    </w:p>
    <w:p>
      <w:pPr>
        <w:pStyle w:val="BodyText"/>
      </w:pPr>
      <w:r>
        <w:rPr>
          <w:rFonts w:hint="eastAsia"/>
          <w:b/>
          <w:bCs/>
        </w:rPr>
        <w:t xml:space="preserve">第一，双路径分析的样本与变量口径不统一。</w:t>
      </w:r>
      <w:r>
        <w:t xml:space="preserve"> </w:t>
      </w:r>
      <w:r>
        <w:rPr>
          <w:rFonts w:hint="eastAsia"/>
        </w:rPr>
        <w:t xml:space="preserve">第三章使用2006—2022年数据与71个特征，第四章使用2020—2024年数据与11个控制变量，两条证据链通过逻辑推演对接而非在统一框架内联合识别。未来可采用double/debiased</w:t>
      </w:r>
      <w:r>
        <w:t xml:space="preserve"> machine </w:t>
      </w:r>
      <w:r>
        <w:rPr>
          <w:rFonts w:hint="eastAsia"/>
        </w:rPr>
        <w:t xml:space="preserve">learning方法，在同一模型中同时处理高维变量选择与因果效应估计。</w:t>
      </w:r>
    </w:p>
    <w:p>
      <w:pPr>
        <w:pStyle w:val="BodyText"/>
      </w:pPr>
      <w:r>
        <w:rPr>
          <w:rFonts w:hint="eastAsia"/>
          <w:b/>
          <w:bCs/>
        </w:rPr>
        <w:t xml:space="preserve">第二，政策后窗口期较短，仅能识别短期效应。</w:t>
      </w:r>
      <w:r>
        <w:t xml:space="preserve"> </w:t>
      </w:r>
      <w:r>
        <w:rPr>
          <w:rFonts w:hint="eastAsia"/>
        </w:rPr>
        <w:t xml:space="preserve">当前样本覆盖2023—2024年两年政策后期数据，尚不能判断长期持续性、策略性合规或行为回摆。后续研究应在数据积累后重新检验政策长期效果及其衰减趋势。</w:t>
      </w:r>
    </w:p>
    <w:p>
      <w:pPr>
        <w:pStyle w:val="BodyText"/>
      </w:pPr>
      <w:r>
        <w:rPr>
          <w:rFonts w:hint="eastAsia"/>
          <w:b/>
          <w:bCs/>
        </w:rPr>
        <w:t xml:space="preserve">第三，部分异质性结果统计功效有限。</w:t>
      </w:r>
      <w:r>
        <w:t xml:space="preserve"> </w:t>
      </w:r>
      <w:r>
        <w:rPr>
          <w:rFonts w:hint="eastAsia"/>
        </w:rPr>
        <w:t xml:space="preserve">如5.1所述，产权性质等维度的组间差异方向一致但不显著，扩展样本期和改进分组变量测度有望提升检验功效。</w:t>
      </w:r>
    </w:p>
    <w:p>
      <w:pPr>
        <w:pStyle w:val="BodyText"/>
      </w:pPr>
      <w:r>
        <w:rPr>
          <w:rFonts w:hint="eastAsia"/>
          <w:b/>
          <w:bCs/>
        </w:rPr>
        <w:t xml:space="preserve">第四，利润分配口径尚不完整。</w:t>
      </w:r>
      <w:r>
        <w:t xml:space="preserve"> </w:t>
      </w:r>
      <w:r>
        <w:rPr>
          <w:rFonts w:hint="eastAsia"/>
        </w:rPr>
        <w:t xml:space="preserve">本文未纳入股票回购等替代支付方式，可能低估企业总支付调整。后续研究可构建”现金分红</w:t>
      </w:r>
      <w:r>
        <w:t xml:space="preserve"> + </w:t>
      </w:r>
      <w:r>
        <w:rPr>
          <w:rFonts w:hint="eastAsia"/>
        </w:rPr>
        <w:t xml:space="preserve">回购”综合指标，重新评估监管政策对企业利润分配结构的总体影响。</w:t>
      </w:r>
    </w:p>
    <w:bookmarkEnd w:id="111"/>
    <w:bookmarkEnd w:id="112"/>
    <w:bookmarkStart w:id="113" w:name="参考文献"/>
    <w:p>
      <w:pPr>
        <w:pStyle w:val="2"/>
      </w:pPr>
      <w:r>
        <w:rPr>
          <w:rFonts w:hint="eastAsia"/>
        </w:rPr>
        <w:t xml:space="preserve">参考文献</w:t>
      </w:r>
    </w:p>
    <w:p>
      <w:pPr>
        <w:pStyle w:val="FirstParagraph"/>
      </w:pPr>
      <w:r>
        <w:t xml:space="preserve">[1] Lintner J. Distribution of Incomes of Corporations Among Dividends, Retained Earnings, and Taxes[J]. The Review of Economics and Statistics, 1956, 38(2): 97-113.</w:t>
      </w:r>
    </w:p>
    <w:p>
      <w:pPr>
        <w:pStyle w:val="BodyText"/>
      </w:pPr>
      <w:r>
        <w:t xml:space="preserve">[2] Modigliani F, Miller MH. Dividend Policy, Growth, and the Valuation of Shares[J]. The Journal of Business, 1961, 34(4): 411-433.</w:t>
      </w:r>
    </w:p>
    <w:p>
      <w:pPr>
        <w:pStyle w:val="BodyText"/>
      </w:pPr>
      <w:r>
        <w:t xml:space="preserve">[3] Miller MH, Rock K. Dividend Policy under Asymmetric Information[J]. The Journal of Finance, 1985, 40(4): 1031-1051.</w:t>
      </w:r>
    </w:p>
    <w:p>
      <w:pPr>
        <w:pStyle w:val="BodyText"/>
      </w:pPr>
      <w:r>
        <w:t xml:space="preserve">[4] Jensen MC. Agency Costs of Free Cash Flow, Corporate Finance, and Takeovers[J]. American Economic Review, 1986, 76(2): 323-329.</w:t>
      </w:r>
    </w:p>
    <w:p>
      <w:pPr>
        <w:pStyle w:val="BodyText"/>
      </w:pPr>
      <w:r>
        <w:t xml:space="preserve">[5] Kaplan SN, Zingales L. Do Investment-Cash Flow Sensitivities Provide Useful Measures of Financing Constraints?[J]. The Quarterly Journal of Economics, 1997, 112(1): 169-215.</w:t>
      </w:r>
    </w:p>
    <w:p>
      <w:pPr>
        <w:pStyle w:val="BodyText"/>
      </w:pPr>
      <w:r>
        <w:t xml:space="preserve">[6] La Porta R, Lopez-de-Silanes F, Shleifer A, et al. Agency Problems and Dividend Policies around the World[J]. The Journal of Finance, 2000, 55(1): 1-33.</w:t>
      </w:r>
    </w:p>
    <w:p>
      <w:pPr>
        <w:pStyle w:val="BodyText"/>
      </w:pPr>
      <w:r>
        <w:t xml:space="preserve">[7] Breiman L. Random Forests[J]. Machine Learning, 2001, 45: 5-32.</w:t>
      </w:r>
    </w:p>
    <w:p>
      <w:pPr>
        <w:pStyle w:val="BodyText"/>
      </w:pPr>
      <w:r>
        <w:t xml:space="preserve">[8] Fama EF, French KR. Disappearing Dividends: Changing Firm Characteristics or Lower Propensity to Pay?[J]. Journal of Financial Economics, 2001, 60(1): 3-43.</w:t>
      </w:r>
    </w:p>
    <w:p>
      <w:pPr>
        <w:pStyle w:val="BodyText"/>
      </w:pPr>
      <w:r>
        <w:t xml:space="preserve">[9] Friedman JH. Greedy Function Approximation: A Gradient Boosting Machine[J]. The Annals of Statistics, 2001, 29(5): 1189-1232.</w:t>
      </w:r>
    </w:p>
    <w:p>
      <w:pPr>
        <w:pStyle w:val="BodyText"/>
      </w:pPr>
      <w:r>
        <w:t xml:space="preserve">[10] Short H, Zhang H, Keasey K. The Link between Dividend Policy and Institutional Ownership[J]. Journal of Corporate Finance, 2002, 8(2): 105-122.</w:t>
      </w:r>
    </w:p>
    <w:p>
      <w:pPr>
        <w:pStyle w:val="BodyText"/>
      </w:pPr>
      <w:r>
        <w:t xml:space="preserve">[11] Baker M, Wurgler J. Appearing and Disappearing Dividends: The Link to Catering Incentives[J]. Journal of Financial Economics, 2004, 73(2): 271-288.</w:t>
      </w:r>
    </w:p>
    <w:p>
      <w:pPr>
        <w:pStyle w:val="BodyText"/>
      </w:pPr>
      <w:r>
        <w:t xml:space="preserve">[12] </w:t>
      </w:r>
      <w:r>
        <w:rPr>
          <w:rFonts w:hint="eastAsia"/>
        </w:rPr>
        <w:t xml:space="preserve">李增泉,</w:t>
      </w:r>
      <w:r>
        <w:t xml:space="preserve"> </w:t>
      </w:r>
      <w:r>
        <w:rPr>
          <w:rFonts w:hint="eastAsia"/>
        </w:rPr>
        <w:t xml:space="preserve">孙铮,</w:t>
      </w:r>
      <w:r>
        <w:t xml:space="preserve"> </w:t>
      </w:r>
      <w:r>
        <w:rPr>
          <w:rFonts w:hint="eastAsia"/>
        </w:rPr>
        <w:t xml:space="preserve">王志伟.</w:t>
      </w:r>
      <w:r>
        <w:t xml:space="preserve"> </w:t>
      </w:r>
      <w:r>
        <w:rPr>
          <w:rFonts w:hint="eastAsia"/>
        </w:rPr>
        <w:t xml:space="preserve">“掏空”</w:t>
      </w:r>
      <w:r>
        <w:rPr>
          <w:rFonts w:hint="eastAsia"/>
        </w:rPr>
        <w:t xml:space="preserve">与所有权安排——来自我国上市公司大股东资金占用的经验证据[J].</w:t>
      </w:r>
      <w:r>
        <w:t xml:space="preserve"> </w:t>
      </w:r>
      <w:r>
        <w:rPr>
          <w:rFonts w:hint="eastAsia"/>
        </w:rPr>
        <w:t xml:space="preserve">会计研究,</w:t>
      </w:r>
      <w:r>
        <w:t xml:space="preserve"> 2004, (12): 3-13.</w:t>
      </w:r>
    </w:p>
    <w:p>
      <w:pPr>
        <w:pStyle w:val="BodyText"/>
      </w:pPr>
      <w:r>
        <w:t xml:space="preserve">[13] DeAngelo H, DeAngelo L, Stulz RM. Dividend Policy and the Earned/Contributed Capital Mix: A Test of the Life-Cycle Theory[J]. Journal of Financial Economics, 2006, 75(2): 227-254.</w:t>
      </w:r>
    </w:p>
    <w:p>
      <w:pPr>
        <w:pStyle w:val="BodyText"/>
      </w:pPr>
      <w:r>
        <w:t xml:space="preserve">[14] Denis DJ, Osobov I. Why Do Firms Pay Dividends? International Evidence on the Determinants of Dividend Policy[J]. Journal of Financial Economics, 2008, 88(1): 62-82.</w:t>
      </w:r>
    </w:p>
    <w:p>
      <w:pPr>
        <w:pStyle w:val="BodyText"/>
      </w:pPr>
      <w:r>
        <w:t xml:space="preserve">[15] Chen D, Jian M, Xu M. Dividends for Tunneling in a Regulated Economy: The Case of China[J]. Pacific-Basin Finance Journal, 2009, 17(2): 209-223.</w:t>
      </w:r>
    </w:p>
    <w:p>
      <w:pPr>
        <w:pStyle w:val="BodyText"/>
      </w:pPr>
      <w:r>
        <w:t xml:space="preserve">[16] Apley DW, Zhu J. Visualizing the Effects of Predictor Variables in Black Box Supervised Learning Models[J]. Journal of the Royal Statistical Society: Series B, 2020, 82(4): 1059-1086.</w:t>
      </w:r>
    </w:p>
    <w:p>
      <w:pPr>
        <w:pStyle w:val="BodyText"/>
      </w:pPr>
      <w:r>
        <w:t xml:space="preserve">[17] Jiang G, Lee CMC, Yue H. Tunneling through Intercorporate Loans: The China Experience[J]. Journal of Financial Economics, 2010, 98(1): 1-20.</w:t>
      </w:r>
    </w:p>
    <w:p>
      <w:pPr>
        <w:pStyle w:val="BodyText"/>
      </w:pPr>
      <w:r>
        <w:t xml:space="preserve">[18] </w:t>
      </w:r>
      <w:r>
        <w:rPr>
          <w:rFonts w:hint="eastAsia"/>
        </w:rPr>
        <w:t xml:space="preserve">李常青,</w:t>
      </w:r>
      <w:r>
        <w:t xml:space="preserve"> </w:t>
      </w:r>
      <w:r>
        <w:rPr>
          <w:rFonts w:hint="eastAsia"/>
        </w:rPr>
        <w:t xml:space="preserve">魏志华,</w:t>
      </w:r>
      <w:r>
        <w:t xml:space="preserve"> </w:t>
      </w:r>
      <w:r>
        <w:rPr>
          <w:rFonts w:hint="eastAsia"/>
        </w:rPr>
        <w:t xml:space="preserve">吴世农.</w:t>
      </w:r>
      <w:r>
        <w:t xml:space="preserve"> </w:t>
      </w:r>
      <w:r>
        <w:rPr>
          <w:rFonts w:hint="eastAsia"/>
        </w:rPr>
        <w:t xml:space="preserve">半强制分红政策的市场反应研究[J].</w:t>
      </w:r>
      <w:r>
        <w:t xml:space="preserve"> </w:t>
      </w:r>
      <w:r>
        <w:rPr>
          <w:rFonts w:hint="eastAsia"/>
        </w:rPr>
        <w:t xml:space="preserve">经济研究,</w:t>
      </w:r>
      <w:r>
        <w:t xml:space="preserve"> 2010, (3): 144-155.</w:t>
      </w:r>
    </w:p>
    <w:p>
      <w:pPr>
        <w:pStyle w:val="BodyText"/>
      </w:pPr>
      <w:r>
        <w:t xml:space="preserve">[19] </w:t>
      </w:r>
      <w:r>
        <w:rPr>
          <w:rFonts w:hint="eastAsia"/>
        </w:rPr>
        <w:t xml:space="preserve">陈云玲.</w:t>
      </w:r>
      <w:r>
        <w:t xml:space="preserve"> </w:t>
      </w:r>
      <w:r>
        <w:rPr>
          <w:rFonts w:hint="eastAsia"/>
        </w:rPr>
        <w:t xml:space="preserve">半强制分红政策的实施效果研究[J].</w:t>
      </w:r>
      <w:r>
        <w:t xml:space="preserve"> </w:t>
      </w:r>
      <w:r>
        <w:rPr>
          <w:rFonts w:hint="eastAsia"/>
        </w:rPr>
        <w:t xml:space="preserve">金融研究,</w:t>
      </w:r>
      <w:r>
        <w:t xml:space="preserve"> 2014, (8): 162-177.</w:t>
      </w:r>
    </w:p>
    <w:p>
      <w:pPr>
        <w:pStyle w:val="BodyText"/>
      </w:pPr>
      <w:r>
        <w:t xml:space="preserve">[20] </w:t>
      </w:r>
      <w:r>
        <w:rPr>
          <w:rFonts w:hint="eastAsia"/>
        </w:rPr>
        <w:t xml:space="preserve">魏志华,</w:t>
      </w:r>
      <w:r>
        <w:t xml:space="preserve"> </w:t>
      </w:r>
      <w:r>
        <w:rPr>
          <w:rFonts w:hint="eastAsia"/>
        </w:rPr>
        <w:t xml:space="preserve">李茂良,</w:t>
      </w:r>
      <w:r>
        <w:t xml:space="preserve"> </w:t>
      </w:r>
      <w:r>
        <w:rPr>
          <w:rFonts w:hint="eastAsia"/>
        </w:rPr>
        <w:t xml:space="preserve">李常青.</w:t>
      </w:r>
      <w:r>
        <w:t xml:space="preserve"> </w:t>
      </w:r>
      <w:r>
        <w:rPr>
          <w:rFonts w:hint="eastAsia"/>
        </w:rPr>
        <w:t xml:space="preserve">半强制分红政策与中国上市公司分红行为[J].</w:t>
      </w:r>
      <w:r>
        <w:t xml:space="preserve"> </w:t>
      </w:r>
      <w:r>
        <w:rPr>
          <w:rFonts w:hint="eastAsia"/>
        </w:rPr>
        <w:t xml:space="preserve">经济研究,</w:t>
      </w:r>
      <w:r>
        <w:t xml:space="preserve"> 2014, (6): 100-114.</w:t>
      </w:r>
    </w:p>
    <w:p>
      <w:pPr>
        <w:pStyle w:val="BodyText"/>
      </w:pPr>
      <w:r>
        <w:t xml:space="preserve">[21] </w:t>
      </w:r>
      <w:r>
        <w:rPr>
          <w:rFonts w:hint="eastAsia"/>
        </w:rPr>
        <w:t xml:space="preserve">刘星,</w:t>
      </w:r>
      <w:r>
        <w:t xml:space="preserve"> </w:t>
      </w:r>
      <w:r>
        <w:rPr>
          <w:rFonts w:hint="eastAsia"/>
        </w:rPr>
        <w:t xml:space="preserve">谭伟荣,</w:t>
      </w:r>
      <w:r>
        <w:t xml:space="preserve"> </w:t>
      </w:r>
      <w:r>
        <w:rPr>
          <w:rFonts w:hint="eastAsia"/>
        </w:rPr>
        <w:t xml:space="preserve">李宁.</w:t>
      </w:r>
      <w:r>
        <w:t xml:space="preserve"> </w:t>
      </w:r>
      <w:r>
        <w:rPr>
          <w:rFonts w:hint="eastAsia"/>
        </w:rPr>
        <w:t xml:space="preserve">半强制分红政策、公司治理与现金股利政策[J].</w:t>
      </w:r>
      <w:r>
        <w:t xml:space="preserve"> </w:t>
      </w:r>
      <w:r>
        <w:rPr>
          <w:rFonts w:hint="eastAsia"/>
        </w:rPr>
        <w:t xml:space="preserve">南开管理评论,</w:t>
      </w:r>
      <w:r>
        <w:t xml:space="preserve"> 2016, (5): 104-114.</w:t>
      </w:r>
    </w:p>
    <w:p>
      <w:pPr>
        <w:pStyle w:val="BodyText"/>
      </w:pPr>
      <w:r>
        <w:t xml:space="preserve">[22] </w:t>
      </w:r>
      <w:r>
        <w:rPr>
          <w:rFonts w:hint="eastAsia"/>
        </w:rPr>
        <w:t xml:space="preserve">窦欢,</w:t>
      </w:r>
      <w:r>
        <w:t xml:space="preserve"> </w:t>
      </w:r>
      <w:r>
        <w:rPr>
          <w:rFonts w:hint="eastAsia"/>
        </w:rPr>
        <w:t xml:space="preserve">陆正飞.</w:t>
      </w:r>
      <w:r>
        <w:t xml:space="preserve"> </w:t>
      </w:r>
      <w:r>
        <w:rPr>
          <w:rFonts w:hint="eastAsia"/>
        </w:rPr>
        <w:t xml:space="preserve">大股东代理问题与上市公司的盈余持续性[J].</w:t>
      </w:r>
      <w:r>
        <w:t xml:space="preserve"> </w:t>
      </w:r>
      <w:r>
        <w:rPr>
          <w:rFonts w:hint="eastAsia"/>
        </w:rPr>
        <w:t xml:space="preserve">会计研究,</w:t>
      </w:r>
      <w:r>
        <w:t xml:space="preserve"> 2017, (5): 32-39.</w:t>
      </w:r>
    </w:p>
    <w:p>
      <w:pPr>
        <w:pStyle w:val="BodyText"/>
      </w:pPr>
      <w:r>
        <w:t xml:space="preserve">[23] </w:t>
      </w:r>
      <w:r>
        <w:rPr>
          <w:rFonts w:hint="eastAsia"/>
        </w:rPr>
        <w:t xml:space="preserve">马鹏飞,</w:t>
      </w:r>
      <w:r>
        <w:t xml:space="preserve"> </w:t>
      </w:r>
      <w:r>
        <w:rPr>
          <w:rFonts w:hint="eastAsia"/>
        </w:rPr>
        <w:t xml:space="preserve">董竹.</w:t>
      </w:r>
      <w:r>
        <w:t xml:space="preserve"> </w:t>
      </w:r>
      <w:r>
        <w:rPr>
          <w:rFonts w:hint="eastAsia"/>
        </w:rPr>
        <w:t xml:space="preserve">股利折价之谜——基于大股东掏空与监管迎合的探索[J].</w:t>
      </w:r>
      <w:r>
        <w:t xml:space="preserve"> </w:t>
      </w:r>
      <w:r>
        <w:rPr>
          <w:rFonts w:hint="eastAsia"/>
        </w:rPr>
        <w:t xml:space="preserve">南开管理评论,</w:t>
      </w:r>
      <w:r>
        <w:t xml:space="preserve"> 2019, (3): 159-172.</w:t>
      </w:r>
    </w:p>
    <w:p>
      <w:pPr>
        <w:pStyle w:val="BodyText"/>
      </w:pPr>
      <w:r>
        <w:t xml:space="preserve">[24] Callaway B, Sant’Anna PHC. Difference-in-Differences with Multiple Time Periods[J]. Journal of Econometrics, 2021, 225(2): 200-230.</w:t>
      </w:r>
    </w:p>
    <w:p>
      <w:pPr>
        <w:pStyle w:val="BodyText"/>
      </w:pPr>
      <w:r>
        <w:t xml:space="preserve">[25] Goodman-Bacon A. Difference-in-Differences with Variation in Treatment Timing[J]. Journal of Econometrics, 2021, 225(2): 254-277.</w:t>
      </w:r>
    </w:p>
    <w:p>
      <w:pPr>
        <w:pStyle w:val="BodyText"/>
      </w:pPr>
      <w:r>
        <w:t xml:space="preserve">[26] </w:t>
      </w:r>
      <w:r>
        <w:rPr>
          <w:rFonts w:hint="eastAsia"/>
        </w:rPr>
        <w:t xml:space="preserve">陈运森,</w:t>
      </w:r>
      <w:r>
        <w:t xml:space="preserve"> </w:t>
      </w:r>
      <w:r>
        <w:rPr>
          <w:rFonts w:hint="eastAsia"/>
        </w:rPr>
        <w:t xml:space="preserve">袁薇,</w:t>
      </w:r>
      <w:r>
        <w:t xml:space="preserve"> </w:t>
      </w:r>
      <w:r>
        <w:rPr>
          <w:rFonts w:hint="eastAsia"/>
        </w:rPr>
        <w:t xml:space="preserve">李哲.</w:t>
      </w:r>
      <w:r>
        <w:t xml:space="preserve"> </w:t>
      </w:r>
      <w:r>
        <w:rPr>
          <w:rFonts w:hint="eastAsia"/>
        </w:rPr>
        <w:t xml:space="preserve">监管型小股东行权的有效性研究：基于投服中心的经验证据[J].</w:t>
      </w:r>
      <w:r>
        <w:t xml:space="preserve"> </w:t>
      </w:r>
      <w:r>
        <w:rPr>
          <w:rFonts w:hint="eastAsia"/>
        </w:rPr>
        <w:t xml:space="preserve">管理世界,</w:t>
      </w:r>
      <w:r>
        <w:t xml:space="preserve"> 2021, (6): 142-158.</w:t>
      </w:r>
    </w:p>
    <w:p>
      <w:pPr>
        <w:pStyle w:val="BodyText"/>
      </w:pPr>
      <w:r>
        <w:t xml:space="preserve">[27] Chowdhury H, Rahman S. Do Tournament Incentives Affect Corporate Dividend Policy?[J]. Journal of Banking and Finance, 2023, 152: 106877.</w:t>
      </w:r>
    </w:p>
    <w:p>
      <w:pPr>
        <w:pStyle w:val="BodyText"/>
      </w:pPr>
      <w:r>
        <w:t xml:space="preserve">[28] Singh R, Gupta CP, Chaudhary P. Dividend Policy and Corporate Life Cycle: A Study of Indian Companies[J]. Managerial Finance, 2023, 49(11): 1722-1749.</w:t>
      </w:r>
    </w:p>
    <w:p>
      <w:pPr>
        <w:pStyle w:val="BodyText"/>
      </w:pPr>
      <w:r>
        <w:t xml:space="preserve">[29] </w:t>
      </w:r>
      <w:r>
        <w:rPr>
          <w:rFonts w:hint="eastAsia"/>
        </w:rPr>
        <w:t xml:space="preserve">陈运森,</w:t>
      </w:r>
      <w:r>
        <w:t xml:space="preserve"> </w:t>
      </w:r>
      <w:r>
        <w:rPr>
          <w:rFonts w:hint="eastAsia"/>
        </w:rPr>
        <w:t xml:space="preserve">周金泳,</w:t>
      </w:r>
      <w:r>
        <w:t xml:space="preserve"> </w:t>
      </w:r>
      <w:r>
        <w:rPr>
          <w:rFonts w:hint="eastAsia"/>
        </w:rPr>
        <w:t xml:space="preserve">彭嘉续.</w:t>
      </w:r>
      <w:r>
        <w:t xml:space="preserve"> </w:t>
      </w:r>
      <w:r>
        <w:rPr>
          <w:rFonts w:hint="eastAsia"/>
        </w:rPr>
        <w:t xml:space="preserve">中国上市公司分红的动因研究——基于机器学习的证据[J].</w:t>
      </w:r>
      <w:r>
        <w:t xml:space="preserve"> </w:t>
      </w:r>
      <w:r>
        <w:rPr>
          <w:rFonts w:hint="eastAsia"/>
        </w:rPr>
        <w:t xml:space="preserve">中国工业经济,</w:t>
      </w:r>
      <w:r>
        <w:t xml:space="preserve"> 2024, (5): 155-173.</w:t>
      </w:r>
    </w:p>
    <w:p>
      <w:pPr>
        <w:pStyle w:val="BodyText"/>
      </w:pPr>
      <w:r>
        <w:t xml:space="preserve">[30] Song Y, Lee S, Wang B. Digital Finance and Dividend Policy: Evidence from China[J]. Pacific-Basin Finance Journal, 2025, 90: 102704.</w:t>
      </w:r>
    </w:p>
    <w:p>
      <w:pPr>
        <w:pStyle w:val="BodyText"/>
      </w:pPr>
      <w:r>
        <w:t xml:space="preserve">[31] </w:t>
      </w:r>
      <w:r>
        <w:rPr>
          <w:rFonts w:hint="eastAsia"/>
        </w:rPr>
        <w:t xml:space="preserve">卿小权,</w:t>
      </w:r>
      <w:r>
        <w:t xml:space="preserve"> </w:t>
      </w:r>
      <w:r>
        <w:rPr>
          <w:rFonts w:hint="eastAsia"/>
        </w:rPr>
        <w:t xml:space="preserve">赵雪晴,</w:t>
      </w:r>
      <w:r>
        <w:t xml:space="preserve"> </w:t>
      </w:r>
      <w:r>
        <w:rPr>
          <w:rFonts w:hint="eastAsia"/>
        </w:rPr>
        <w:t xml:space="preserve">赵一茗.</w:t>
      </w:r>
      <w:r>
        <w:t xml:space="preserve"> </w:t>
      </w:r>
      <w:r>
        <w:rPr>
          <w:rFonts w:hint="eastAsia"/>
        </w:rPr>
        <w:t xml:space="preserve">现金分红”硬约束”政策与上市公司股利分配行为[J].</w:t>
      </w:r>
      <w:r>
        <w:t xml:space="preserve"> </w:t>
      </w:r>
      <w:r>
        <w:rPr>
          <w:rFonts w:hint="eastAsia"/>
        </w:rPr>
        <w:t xml:space="preserve">财经研究,</w:t>
      </w:r>
      <w:r>
        <w:t xml:space="preserve"> 2025, 51(9): 153-168.</w:t>
      </w:r>
    </w:p>
    <w:bookmarkEnd w:id="113"/>
    <w:bookmarkStart w:id="114" w:name="后记"/>
    <w:p>
      <w:pPr>
        <w:pStyle w:val="2"/>
      </w:pPr>
      <w:r>
        <w:rPr>
          <w:rFonts w:hint="eastAsia"/>
        </w:rPr>
        <w:t xml:space="preserve">后记</w:t>
      </w:r>
    </w:p>
    <w:p>
      <w:pPr>
        <w:pStyle w:val="FirstParagraph"/>
      </w:pPr>
      <w:r>
        <w:rPr>
          <w:rFonts w:hint="eastAsia"/>
        </w:rPr>
        <w:t xml:space="preserve">时光荏苒，四年本科学习即将画上句号。在论文完成之际，我要向所有给予帮助的人致以真诚的感谢。</w:t>
      </w:r>
    </w:p>
    <w:p>
      <w:pPr>
        <w:pStyle w:val="BodyText"/>
      </w:pPr>
      <w:r>
        <w:rPr>
          <w:rFonts w:hint="eastAsia"/>
        </w:rPr>
        <w:t xml:space="preserve">首先，衷心感谢我的指导教师。从选题确定到研究设计，从数据处理到文稿修改，老师始终以严谨的学术态度和耐心的指导引领我完成了这篇论文。老师在实证方法和写作规范方面的悉心指点，使我受益匪浅。</w:t>
      </w:r>
    </w:p>
    <w:p>
      <w:pPr>
        <w:pStyle w:val="BodyText"/>
      </w:pPr>
      <w:r>
        <w:rPr>
          <w:rFonts w:hint="eastAsia"/>
        </w:rPr>
        <w:t xml:space="preserve">感谢商学院各位任课教师四年来的教导与培养，使我具备了开展学术研究的基本素养。感谢同学们在学习和生活中的陪伴与帮助，与大家的交流讨论拓宽了我的研究视野。</w:t>
      </w:r>
    </w:p>
    <w:p>
      <w:pPr>
        <w:pStyle w:val="BodyText"/>
      </w:pPr>
      <w:r>
        <w:rPr>
          <w:rFonts w:hint="eastAsia"/>
        </w:rPr>
        <w:t xml:space="preserve">感谢家人一直以来的理解和支持。正是你们的关爱和鼓励，让我能够心无旁骛地投入学业。</w:t>
      </w:r>
    </w:p>
    <w:p>
      <w:pPr>
        <w:pStyle w:val="BodyText"/>
      </w:pPr>
      <w:r>
        <w:rPr>
          <w:rFonts w:hint="eastAsia"/>
        </w:rPr>
        <w:t xml:space="preserve">最后，感谢论文评阅老师和答辩委员会成员在百忙之中审阅本文并提出宝贵意见。</w:t>
      </w:r>
    </w:p>
    <w:p>
      <w:pPr>
        <w:pStyle w:val="BodyText"/>
      </w:pPr>
      <w:r>
        <w:rPr>
          <w:rFonts w:hint="eastAsia"/>
        </w:rPr>
        <w:t xml:space="preserve">囿于学识和能力所限，本文难免存在不足，恳请各位老师批评指正。</w:t>
      </w:r>
    </w:p>
    <w:bookmarkEnd w:id="114"/>
    <w:bookmarkStart w:id="115" w:name="论文独创性及授权声明"/>
    <w:p>
      <w:pPr>
        <w:pStyle w:val="2"/>
      </w:pPr>
      <w:r>
        <w:rPr>
          <w:rFonts w:hint="eastAsia"/>
        </w:rPr>
        <w:t xml:space="preserve">论文独创性及授权声明</w:t>
      </w:r>
    </w:p>
    <w:p>
      <w:pPr>
        <w:pStyle w:val="FirstParagraph"/>
      </w:pPr>
      <w:r>
        <w:rPr>
          <w:rFonts w:hint="eastAsia"/>
        </w:rPr>
        <w:t xml:space="preserve">本毕业论文是我个人在指导教师指导下进行的研究工作及取得的研究成果。论文中除了特别加以标注和致谢的地方外，不包含其他人或其它机构已经发表或撰写过的研究成果。其他研究者对本研究的启发和所做的贡献均已在论文中作了明确的声明并表示了谢意。</w:t>
      </w:r>
    </w:p>
    <w:p>
      <w:pPr>
        <w:pStyle w:val="BodyText"/>
      </w:pPr>
      <w:r>
        <w:rPr>
          <w:rFonts w:hint="eastAsia"/>
        </w:rPr>
        <w:t xml:space="preserve">本人完全了解华东政法大学有关保留、使用学位论文的规定，即：学校有权保留送交论文的复印件，允许论文被查阅和借阅并制作光盘，学校可以公布论文的全部或部分内容，可以采用影印、缩印或其它复制手段保存论文。保密的论文在解密后遵守此规定。</w:t>
      </w:r>
    </w:p>
    <w:p>
      <w:pPr>
        <w:pStyle w:val="BodyText"/>
      </w:pPr>
      <w:r>
        <w:rPr>
          <w:rFonts w:hint="eastAsia"/>
        </w:rPr>
        <w:t xml:space="preserve">作者签名：</w:t>
      </w:r>
      <w:r>
        <w:t xml:space="preserve">　　　　　　　　　 </w:t>
      </w:r>
      <w:r>
        <w:rPr>
          <w:rFonts w:hint="eastAsia"/>
        </w:rPr>
        <w:t xml:space="preserve">导师签名：</w:t>
      </w:r>
      <w:r>
        <w:t xml:space="preserve">　　　　　　　　　 </w:t>
      </w:r>
      <w:r>
        <w:rPr>
          <w:rFonts w:hint="eastAsia"/>
        </w:rPr>
        <w:t xml:space="preserve">日期：</w:t>
      </w:r>
    </w:p>
    <w:bookmarkEnd w:id="115"/>
    <w:sectPr>
      <w:footerReference r:id="rId11" w:type="default"/>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Times New Roman (标题 CS)">
    <w:altName w:val="宋体"/>
    <w:panose1 w:val="00000000000000000000"/>
    <w:charset w:val="86"/>
    <w:family w:val="roman"/>
    <w:pitch w:val="default"/>
    <w:sig w:usb0="00000000" w:usb1="00000000" w:usb2="00000000" w:usb3="00000000" w:csb0="00000000" w:csb1="00000000"/>
  </w:font>
  <w:font w:name="Palatino Linotype">
    <w:panose1 w:val="02040502050505030304"/>
    <w:charset w:val="00"/>
    <w:family w:val="roman"/>
    <w:pitch w:val="default"/>
    <w:sig w:usb0="E0000287" w:usb1="40000013" w:usb2="00000000" w:usb3="00000000" w:csb0="2000019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9B677">
    <w:pPr>
      <w:pStyle w:val="9"/>
      <w:ind w:firstLine="0" w:firstLineChars="0"/>
    </w:pPr>
    <w:r>
      <w:rPr>
        <w:rStyle w:val="18"/>
        <w:rFonts w:hint="eastAsia"/>
        <w:color w:val="FF0000"/>
        <w:sz w:val="15"/>
        <w:szCs w:val="15"/>
      </w:rPr>
      <w:t>编页码规则</w:t>
    </w:r>
    <w:r>
      <w:rPr>
        <w:rStyle w:val="18"/>
        <w:rFonts w:hint="eastAsia"/>
        <w:color w:val="FF0000"/>
        <w:sz w:val="15"/>
        <w:szCs w:val="15"/>
        <w:highlight w:val="yellow"/>
      </w:rPr>
      <w:t>：摘要页</w:t>
    </w:r>
    <w:ins w:id="0" w:author="乐呵～李丹" w:date="2024-11-29T18:23:00Z">
      <w:r>
        <w:rPr>
          <w:rStyle w:val="18"/>
          <w:rFonts w:hint="eastAsia"/>
          <w:color w:val="FF0000"/>
          <w:sz w:val="15"/>
          <w:szCs w:val="15"/>
          <w:highlight w:val="yellow"/>
        </w:rPr>
        <w:t>和目录页连续编页，从1开始编</w:t>
      </w:r>
    </w:ins>
    <w:r>
      <w:rPr>
        <w:rStyle w:val="18"/>
        <w:rFonts w:hint="eastAsia"/>
        <w:color w:val="FF0000"/>
        <w:sz w:val="15"/>
        <w:szCs w:val="15"/>
      </w:rPr>
      <w:t>；正文部分（引言到独创性声明）单独</w:t>
    </w:r>
    <w:ins w:id="1" w:author="乐呵～李丹" w:date="2024-11-29T18:23:00Z">
      <w:r>
        <w:rPr>
          <w:rStyle w:val="18"/>
          <w:rFonts w:hint="eastAsia"/>
          <w:color w:val="FF0000"/>
          <w:sz w:val="15"/>
          <w:szCs w:val="15"/>
        </w:rPr>
        <w:t>重新</w:t>
      </w:r>
    </w:ins>
    <w:r>
      <w:rPr>
        <w:rStyle w:val="18"/>
        <w:rFonts w:hint="eastAsia"/>
        <w:color w:val="FF0000"/>
        <w:sz w:val="15"/>
        <w:szCs w:val="15"/>
      </w:rPr>
      <w:t>编页码，从1开始编。</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D8AEB">
    <w:pPr>
      <w:pStyle w:val="9"/>
      <w:ind w:firstLine="0" w:firstLineChars="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65376">
    <w:pPr>
      <w:pStyle w:val="9"/>
      <w:ind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40607492"/>
    <w:multiLevelType w:val="multilevel"/>
    <w:tmpl w:val="40607492"/>
    <w:lvl w:ilvl="0" w:tentative="0">
      <w:start w:val="1"/>
      <w:numFmt w:val="decimal"/>
      <w:lvlText w:val="%1."/>
      <w:lvlJc w:val="left"/>
      <w:pPr>
        <w:ind w:hanging="360" w:left="780"/>
      </w:pPr>
      <w:rPr>
        <w:rFonts w:hint="default"/>
      </w:rPr>
    </w:lvl>
    <w:lvl w:ilvl="1" w:tentative="0">
      <w:start w:val="1"/>
      <w:numFmt w:val="lowerLetter"/>
      <w:lvlText w:val="%2)"/>
      <w:lvlJc w:val="left"/>
      <w:pPr>
        <w:ind w:hanging="420" w:left="1260"/>
      </w:pPr>
    </w:lvl>
    <w:lvl w:ilvl="2" w:tentative="0">
      <w:start w:val="1"/>
      <w:numFmt w:val="lowerRoman"/>
      <w:lvlText w:val="%3."/>
      <w:lvlJc w:val="right"/>
      <w:pPr>
        <w:ind w:hanging="420" w:left="1680"/>
      </w:pPr>
    </w:lvl>
    <w:lvl w:ilvl="3" w:tentative="0">
      <w:start w:val="1"/>
      <w:numFmt w:val="decimal"/>
      <w:lvlText w:val="%4."/>
      <w:lvlJc w:val="left"/>
      <w:pPr>
        <w:ind w:hanging="420" w:left="2100"/>
      </w:pPr>
    </w:lvl>
    <w:lvl w:ilvl="4" w:tentative="0">
      <w:start w:val="1"/>
      <w:numFmt w:val="lowerLetter"/>
      <w:lvlText w:val="%5)"/>
      <w:lvlJc w:val="left"/>
      <w:pPr>
        <w:ind w:hanging="420" w:left="2520"/>
      </w:pPr>
    </w:lvl>
    <w:lvl w:ilvl="5" w:tentative="0">
      <w:start w:val="1"/>
      <w:numFmt w:val="lowerRoman"/>
      <w:lvlText w:val="%6."/>
      <w:lvlJc w:val="right"/>
      <w:pPr>
        <w:ind w:hanging="420" w:left="2940"/>
      </w:pPr>
    </w:lvl>
    <w:lvl w:ilvl="6" w:tentative="0">
      <w:start w:val="1"/>
      <w:numFmt w:val="decimal"/>
      <w:lvlText w:val="%7."/>
      <w:lvlJc w:val="left"/>
      <w:pPr>
        <w:ind w:hanging="420" w:left="3360"/>
      </w:pPr>
    </w:lvl>
    <w:lvl w:ilvl="7" w:tentative="0">
      <w:start w:val="1"/>
      <w:numFmt w:val="lowerLetter"/>
      <w:lvlText w:val="%8)"/>
      <w:lvlJc w:val="left"/>
      <w:pPr>
        <w:ind w:hanging="420" w:left="3780"/>
      </w:pPr>
    </w:lvl>
    <w:lvl w:ilvl="8" w:tentative="0">
      <w:start w:val="1"/>
      <w:numFmt w:val="lowerRoman"/>
      <w:lvlText w:val="%9."/>
      <w:lvlJc w:val="right"/>
      <w:pPr>
        <w:ind w:hanging="420" w:left="420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val="0004"/>
  <w:trackRevisions w:val="1"/>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3ZTM4MGViNTIwMmRiM2I4NTk5YzBkZDFhOWYyNDkifQ=="/>
  </w:docVars>
  <w:rsids>
    <w:rsidRoot w:val="00CE380D"/>
    <w:rsid w:val="00051083"/>
    <w:rsid w:val="00061F4C"/>
    <w:rsid w:val="003761EA"/>
    <w:rsid w:val="0044177A"/>
    <w:rsid w:val="006E4D59"/>
    <w:rsid w:val="00AF22B7"/>
    <w:rsid w:val="00CE380D"/>
    <w:rsid w:val="00D4659B"/>
    <w:rsid w:val="017165B7"/>
    <w:rsid w:val="018C519F"/>
    <w:rsid w:val="01944640"/>
    <w:rsid w:val="03263416"/>
    <w:rsid w:val="03C04A8A"/>
    <w:rsid w:val="03F6799F"/>
    <w:rsid w:val="053969B2"/>
    <w:rsid w:val="05461B09"/>
    <w:rsid w:val="06693D01"/>
    <w:rsid w:val="067803E8"/>
    <w:rsid w:val="077D1287"/>
    <w:rsid w:val="07AF6423"/>
    <w:rsid w:val="080262FE"/>
    <w:rsid w:val="085B1D6F"/>
    <w:rsid w:val="089A4646"/>
    <w:rsid w:val="08BB280E"/>
    <w:rsid w:val="09187C60"/>
    <w:rsid w:val="0D3A63F7"/>
    <w:rsid w:val="0DC108C7"/>
    <w:rsid w:val="0E375AEE"/>
    <w:rsid w:val="0E8042DE"/>
    <w:rsid w:val="116F0F3A"/>
    <w:rsid w:val="13A665FA"/>
    <w:rsid w:val="148461AA"/>
    <w:rsid w:val="154047C7"/>
    <w:rsid w:val="162B4B2F"/>
    <w:rsid w:val="18785E4F"/>
    <w:rsid w:val="189559BE"/>
    <w:rsid w:val="18D45952"/>
    <w:rsid w:val="19CD4B5C"/>
    <w:rsid w:val="1D4049B5"/>
    <w:rsid w:val="1E18008F"/>
    <w:rsid w:val="1E3E4E49"/>
    <w:rsid w:val="1E4A0464"/>
    <w:rsid w:val="1F2676A6"/>
    <w:rsid w:val="1F4924CA"/>
    <w:rsid w:val="1F7E03C6"/>
    <w:rsid w:val="20DF30E6"/>
    <w:rsid w:val="21084274"/>
    <w:rsid w:val="217C26E3"/>
    <w:rsid w:val="219261E9"/>
    <w:rsid w:val="22D83A87"/>
    <w:rsid w:val="22F230D2"/>
    <w:rsid w:val="2580651A"/>
    <w:rsid w:val="26A56238"/>
    <w:rsid w:val="270C4CBD"/>
    <w:rsid w:val="281F1CA5"/>
    <w:rsid w:val="29286E7A"/>
    <w:rsid w:val="2C7F577D"/>
    <w:rsid w:val="2D656721"/>
    <w:rsid w:val="2D997B9C"/>
    <w:rsid w:val="2DBD030B"/>
    <w:rsid w:val="2DC53663"/>
    <w:rsid w:val="2E382087"/>
    <w:rsid w:val="2E444588"/>
    <w:rsid w:val="2F0361F1"/>
    <w:rsid w:val="300D4E4E"/>
    <w:rsid w:val="31181CFC"/>
    <w:rsid w:val="31554CFE"/>
    <w:rsid w:val="318178A1"/>
    <w:rsid w:val="337935C3"/>
    <w:rsid w:val="35B46497"/>
    <w:rsid w:val="36BB3856"/>
    <w:rsid w:val="377B620E"/>
    <w:rsid w:val="37A91900"/>
    <w:rsid w:val="37EE1034"/>
    <w:rsid w:val="38392C84"/>
    <w:rsid w:val="3AFF6407"/>
    <w:rsid w:val="3B131EB2"/>
    <w:rsid w:val="3EF1250A"/>
    <w:rsid w:val="40300E10"/>
    <w:rsid w:val="411C1395"/>
    <w:rsid w:val="421A3B26"/>
    <w:rsid w:val="443D51BB"/>
    <w:rsid w:val="47FD3CCE"/>
    <w:rsid w:val="4A9E3F70"/>
    <w:rsid w:val="4B1B446B"/>
    <w:rsid w:val="4D662315"/>
    <w:rsid w:val="4D9549A9"/>
    <w:rsid w:val="4DE6788C"/>
    <w:rsid w:val="4E523881"/>
    <w:rsid w:val="4FD23C92"/>
    <w:rsid w:val="500D581D"/>
    <w:rsid w:val="51340035"/>
    <w:rsid w:val="524644C3"/>
    <w:rsid w:val="526A16ED"/>
    <w:rsid w:val="539B439B"/>
    <w:rsid w:val="54684BC5"/>
    <w:rsid w:val="550D12C8"/>
    <w:rsid w:val="56DA5D2D"/>
    <w:rsid w:val="57713D91"/>
    <w:rsid w:val="57EA58F1"/>
    <w:rsid w:val="57F30C49"/>
    <w:rsid w:val="58FC1D80"/>
    <w:rsid w:val="592D72BC"/>
    <w:rsid w:val="5B286E5C"/>
    <w:rsid w:val="5CF76AE6"/>
    <w:rsid w:val="5F6E3077"/>
    <w:rsid w:val="5FC86518"/>
    <w:rsid w:val="600D4872"/>
    <w:rsid w:val="62B114E5"/>
    <w:rsid w:val="62E30F40"/>
    <w:rsid w:val="63A22B7B"/>
    <w:rsid w:val="6461281A"/>
    <w:rsid w:val="67120398"/>
    <w:rsid w:val="682E182A"/>
    <w:rsid w:val="69997B74"/>
    <w:rsid w:val="69F60125"/>
    <w:rsid w:val="6BF608B1"/>
    <w:rsid w:val="6C375151"/>
    <w:rsid w:val="6CAD0F6F"/>
    <w:rsid w:val="6D54763D"/>
    <w:rsid w:val="6E324660"/>
    <w:rsid w:val="6F327E52"/>
    <w:rsid w:val="702E23C7"/>
    <w:rsid w:val="70E234AB"/>
    <w:rsid w:val="73613859"/>
    <w:rsid w:val="742C1313"/>
    <w:rsid w:val="756B7C19"/>
    <w:rsid w:val="75862CA5"/>
    <w:rsid w:val="75976C60"/>
    <w:rsid w:val="7B0C7841"/>
    <w:rsid w:val="7CA618E3"/>
    <w:rsid w:val="7FDC1E3F"/>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1"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unhideWhenUsed="0"/>
    <w:lsdException w:name="heading 4" w:qFormat="1" w:semiHidden="0" w:uiPriority="0" w:unhideWhenUsed="0"/>
    <w:lsdException w:name="heading 5" w:qFormat="1" w:semiHidden="0"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39"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0" w:unhideWhenUsed="0"/>
    <w:lsdException w:name="annotation text" w:qFormat="1"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qFormat="1" w:semiHidden="0" w:uiPriority="0" w:unhideWhenUsed="0"/>
    <w:lsdException w:name="line number" w:semiHidden="0" w:uiPriority="0" w:unhideWhenUsed="0"/>
    <w:lsdException w:name="page number" w:qFormat="1"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99"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99"/>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99"/>
    <w:lsdException w:name="annotation subject" w:qFormat="1"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qFormat="1" w:semiHidden="0" w:uiPriority="59"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spacing w:line="360" w:lineRule="auto"/>
      <w:ind w:firstLine="200" w:firstLineChars="200"/>
      <w:jc w:val="both"/>
    </w:pPr>
    <w:rPr>
      <w:rFonts w:ascii="Times New Roman" w:cs="Times New Roman" w:eastAsia="宋体" w:hAnsi="Times New Roman"/>
      <w:kern w:val="2"/>
      <w:sz w:val="24"/>
      <w:szCs w:val="24"/>
      <w:lang w:bidi="ar-SA" w:eastAsia="zh-CN" w:val="en-US"/>
    </w:rPr>
  </w:style>
  <w:style w:styleId="2" w:type="paragraph">
    <w:name w:val="heading 1"/>
    <w:basedOn w:val="1"/>
    <w:next w:val="1"/>
    <w:link w:val="24"/>
    <w:autoRedefine/>
    <w:qFormat/>
    <w:uiPriority w:val="0"/>
    <w:pPr>
      <w:spacing w:after="322" w:afterLines="100" w:before="322" w:beforeLines="100"/>
      <w:ind w:firstLine="0" w:firstLineChars="0"/>
      <w:jc w:val="center"/>
      <w:outlineLvl w:val="0"/>
    </w:pPr>
    <w:rPr>
      <w:rFonts w:ascii="黑体" w:cs="黑体" w:eastAsia="黑体" w:hAnsi="黑体"/>
      <w:color w:val="000000"/>
      <w:sz w:val="36"/>
      <w:szCs w:val="36"/>
      <w:shd w:color="auto" w:fill="FFFFFF" w:val="clear"/>
    </w:rPr>
  </w:style>
  <w:style w:styleId="3" w:type="paragraph">
    <w:name w:val="heading 2"/>
    <w:basedOn w:val="1"/>
    <w:next w:val="1"/>
    <w:autoRedefine/>
    <w:unhideWhenUsed/>
    <w:qFormat/>
    <w:uiPriority w:val="0"/>
    <w:pPr>
      <w:keepNext/>
      <w:keepLines/>
      <w:spacing w:after="260" w:before="260" w:line="413" w:lineRule="auto"/>
      <w:outlineLvl w:val="1"/>
    </w:pPr>
    <w:rPr>
      <w:rFonts w:ascii="黑体" w:cs="黑体" w:eastAsia="黑体" w:hAnsi="黑体"/>
      <w:bCs/>
      <w:sz w:val="30"/>
      <w:szCs w:val="30"/>
    </w:rPr>
  </w:style>
  <w:style w:styleId="4" w:type="paragraph">
    <w:name w:val="heading 3"/>
    <w:basedOn w:val="1"/>
    <w:next w:val="1"/>
    <w:autoRedefine/>
    <w:qFormat/>
    <w:uiPriority w:val="0"/>
    <w:pPr>
      <w:spacing w:after="161" w:afterLines="50" w:before="161" w:beforeLines="50"/>
      <w:ind w:firstLine="560"/>
      <w:outlineLvl w:val="2"/>
    </w:pPr>
    <w:rPr>
      <w:rFonts w:ascii="黑体" w:cs="黑体" w:eastAsia="黑体" w:hAnsi="黑体"/>
      <w:sz w:val="28"/>
      <w:szCs w:val="28"/>
    </w:rPr>
  </w:style>
  <w:style w:styleId="5" w:type="paragraph">
    <w:name w:val="heading 4"/>
    <w:basedOn w:val="4"/>
    <w:next w:val="1"/>
    <w:autoRedefine/>
    <w:qFormat/>
    <w:uiPriority w:val="0"/>
    <w:pPr>
      <w:ind w:firstLine="480"/>
      <w:jc w:val="left"/>
      <w:outlineLvl w:val="3"/>
    </w:pPr>
    <w:rPr>
      <w:rFonts w:eastAsia="楷体"/>
      <w:bCs/>
    </w:rPr>
  </w:style>
  <w:style w:styleId="6" w:type="paragraph">
    <w:name w:val="heading 5"/>
    <w:basedOn w:val="5"/>
    <w:next w:val="1"/>
    <w:autoRedefine/>
    <w:unhideWhenUsed/>
    <w:qFormat/>
    <w:uiPriority w:val="0"/>
    <w:pPr>
      <w:spacing w:after="0" w:before="120"/>
      <w:ind w:firstLine="0" w:firstLineChars="0"/>
      <w:jc w:val="center"/>
      <w:outlineLvl w:val="4"/>
    </w:pPr>
    <w:rPr>
      <w:rFonts w:eastAsiaTheme="minorEastAsia"/>
      <w:sz w:val="21"/>
      <w:szCs w:val="21"/>
    </w:rPr>
  </w:style>
  <w:style w:default="1" w:styleId="17" w:type="character">
    <w:name w:val="Default Paragraph Font"/>
    <w:autoRedefine/>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7" w:type="paragraph">
    <w:name w:val="caption"/>
    <w:next w:val="1"/>
    <w:autoRedefine/>
    <w:unhideWhenUsed/>
    <w:qFormat/>
    <w:uiPriority w:val="0"/>
    <w:pPr>
      <w:keepNext/>
      <w:jc w:val="center"/>
    </w:pPr>
    <w:rPr>
      <w:rFonts w:ascii="Times New Roman" w:cs="Times New Roman (标题 CS)" w:eastAsia="宋体" w:hAnsi="Times New Roman"/>
      <w:kern w:val="2"/>
      <w:sz w:val="24"/>
      <w:lang w:bidi="ar-SA" w:eastAsia="zh-CN" w:val="en-US"/>
    </w:rPr>
  </w:style>
  <w:style w:styleId="8" w:type="paragraph">
    <w:name w:val="annotation text"/>
    <w:basedOn w:val="1"/>
    <w:link w:val="27"/>
    <w:autoRedefine/>
    <w:qFormat/>
    <w:uiPriority w:val="0"/>
    <w:pPr>
      <w:jc w:val="left"/>
    </w:pPr>
  </w:style>
  <w:style w:styleId="9" w:type="paragraph">
    <w:name w:val="footer"/>
    <w:basedOn w:val="1"/>
    <w:autoRedefine/>
    <w:qFormat/>
    <w:uiPriority w:val="99"/>
    <w:pPr>
      <w:tabs>
        <w:tab w:pos="4153" w:val="center"/>
        <w:tab w:pos="8306" w:val="right"/>
      </w:tabs>
      <w:snapToGrid w:val="0"/>
      <w:jc w:val="left"/>
    </w:pPr>
    <w:rPr>
      <w:sz w:val="18"/>
      <w:szCs w:val="18"/>
    </w:rPr>
  </w:style>
  <w:style w:styleId="10" w:type="paragraph">
    <w:name w:val="header"/>
    <w:autoRedefine/>
    <w:qFormat/>
    <w:uiPriority w:val="0"/>
    <w:pPr>
      <w:pBdr>
        <w:bottom w:color="auto" w:space="1" w:sz="6" w:val="single"/>
      </w:pBdr>
      <w:tabs>
        <w:tab w:pos="4153" w:val="center"/>
        <w:tab w:pos="8306" w:val="right"/>
      </w:tabs>
      <w:snapToGrid w:val="0"/>
      <w:jc w:val="center"/>
    </w:pPr>
    <w:rPr>
      <w:rFonts w:ascii="Times New Roman" w:cs="Times New Roman" w:eastAsia="宋体" w:hAnsi="Times New Roman"/>
      <w:kern w:val="2"/>
      <w:sz w:val="21"/>
      <w:szCs w:val="21"/>
      <w:lang w:bidi="ar-SA" w:eastAsia="zh-CN" w:val="en-US"/>
    </w:rPr>
  </w:style>
  <w:style w:styleId="11" w:type="paragraph">
    <w:name w:val="toc 1"/>
    <w:next w:val="1"/>
    <w:autoRedefine/>
    <w:qFormat/>
    <w:uiPriority w:val="39"/>
    <w:pPr>
      <w:spacing w:line="360" w:lineRule="auto"/>
    </w:pPr>
    <w:rPr>
      <w:rFonts w:ascii="Times New Roman" w:cs="Times New Roman" w:eastAsia="黑体" w:hAnsi="Times New Roman"/>
      <w:kern w:val="2"/>
      <w:sz w:val="28"/>
      <w:szCs w:val="24"/>
      <w:lang w:bidi="ar-SA" w:eastAsia="zh-CN" w:val="en-US"/>
    </w:rPr>
  </w:style>
  <w:style w:styleId="12" w:type="paragraph">
    <w:name w:val="footnote text"/>
    <w:basedOn w:val="1"/>
    <w:autoRedefine/>
    <w:qFormat/>
    <w:uiPriority w:val="0"/>
    <w:pPr>
      <w:snapToGrid w:val="0"/>
    </w:pPr>
    <w:rPr>
      <w:sz w:val="18"/>
      <w:szCs w:val="18"/>
    </w:rPr>
  </w:style>
  <w:style w:styleId="13" w:type="paragraph">
    <w:name w:val="Normal (Web)"/>
    <w:basedOn w:val="1"/>
    <w:autoRedefine/>
    <w:unhideWhenUsed/>
    <w:qFormat/>
    <w:uiPriority w:val="99"/>
    <w:pPr>
      <w:widowControl/>
      <w:spacing w:after="100" w:afterAutospacing="1" w:before="100" w:beforeAutospacing="1" w:line="240" w:lineRule="auto"/>
      <w:ind w:firstLine="0" w:firstLineChars="0"/>
      <w:jc w:val="left"/>
    </w:pPr>
    <w:rPr>
      <w:rFonts w:ascii="宋体" w:cs="宋体" w:hAnsi="宋体"/>
      <w:kern w:val="0"/>
    </w:rPr>
  </w:style>
  <w:style w:styleId="14" w:type="paragraph">
    <w:name w:val="annotation subject"/>
    <w:basedOn w:val="8"/>
    <w:next w:val="8"/>
    <w:link w:val="28"/>
    <w:autoRedefine/>
    <w:qFormat/>
    <w:uiPriority w:val="0"/>
    <w:rPr>
      <w:b/>
      <w:bCs/>
    </w:rPr>
  </w:style>
  <w:style w:styleId="16" w:type="table">
    <w:name w:val="Table Grid"/>
    <w:basedOn w:val="15"/>
    <w:autoRedefine/>
    <w:qFormat/>
    <w:uiPriority w:val="5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page number"/>
    <w:basedOn w:val="17"/>
    <w:autoRedefine/>
    <w:qFormat/>
    <w:uiPriority w:val="0"/>
  </w:style>
  <w:style w:styleId="19" w:type="character">
    <w:name w:val="Hyperlink"/>
    <w:autoRedefine/>
    <w:qFormat/>
    <w:uiPriority w:val="99"/>
    <w:rPr>
      <w:color w:val="0000FF"/>
      <w:u w:val="single"/>
    </w:rPr>
  </w:style>
  <w:style w:styleId="20" w:type="character">
    <w:name w:val="annotation reference"/>
    <w:basedOn w:val="17"/>
    <w:autoRedefine/>
    <w:qFormat/>
    <w:uiPriority w:val="0"/>
    <w:rPr>
      <w:sz w:val="21"/>
      <w:szCs w:val="21"/>
    </w:rPr>
  </w:style>
  <w:style w:styleId="21" w:type="character">
    <w:name w:val="footnote reference"/>
    <w:basedOn w:val="17"/>
    <w:autoRedefine/>
    <w:qFormat/>
    <w:uiPriority w:val="0"/>
    <w:rPr>
      <w:vertAlign w:val="superscript"/>
    </w:rPr>
  </w:style>
  <w:style w:customStyle="1" w:styleId="22" w:type="paragraph">
    <w:name w:val="_Style 2"/>
    <w:basedOn w:val="1"/>
    <w:autoRedefine/>
    <w:qFormat/>
    <w:uiPriority w:val="99"/>
    <w:pPr>
      <w:spacing w:line="400" w:lineRule="exact"/>
      <w:ind w:firstLine="420"/>
    </w:pPr>
  </w:style>
  <w:style w:customStyle="1" w:styleId="23" w:type="paragraph">
    <w:name w:val="MDPI_5.1_figure_caption"/>
    <w:basedOn w:val="1"/>
    <w:autoRedefine/>
    <w:qFormat/>
    <w:uiPriority w:val="0"/>
    <w:pPr>
      <w:widowControl/>
      <w:adjustRightInd w:val="0"/>
      <w:snapToGrid w:val="0"/>
      <w:spacing w:after="240" w:before="120" w:line="260" w:lineRule="atLeast"/>
      <w:ind w:left="425" w:right="425"/>
    </w:pPr>
    <w:rPr>
      <w:rFonts w:ascii="Palatino Linotype" w:eastAsia="Times New Roman" w:hAnsi="Palatino Linotype"/>
      <w:color w:val="000000"/>
      <w:kern w:val="0"/>
      <w:sz w:val="18"/>
      <w:szCs w:val="20"/>
      <w:lang w:bidi="en-US" w:eastAsia="de-DE"/>
    </w:rPr>
  </w:style>
  <w:style w:customStyle="1" w:styleId="24" w:type="character">
    <w:name w:val="标题 1 字符"/>
    <w:link w:val="2"/>
    <w:autoRedefine/>
    <w:qFormat/>
    <w:uiPriority w:val="0"/>
    <w:rPr>
      <w:rFonts w:ascii="黑体" w:cs="黑体" w:eastAsia="黑体" w:hAnsi="黑体"/>
      <w:color w:val="000000"/>
      <w:kern w:val="2"/>
      <w:sz w:val="36"/>
      <w:szCs w:val="36"/>
      <w:shd w:color="auto" w:fill="FFFFFF" w:val="clear"/>
      <w:lang w:bidi="ar-SA" w:eastAsia="zh-CN" w:val="en-US"/>
    </w:rPr>
  </w:style>
  <w:style w:styleId="25" w:type="paragraph">
    <w:name w:val="List Paragraph"/>
    <w:basedOn w:val="1"/>
    <w:autoRedefine/>
    <w:qFormat/>
    <w:uiPriority w:val="99"/>
    <w:pPr>
      <w:ind w:firstLine="420"/>
    </w:pPr>
  </w:style>
  <w:style w:customStyle="1" w:styleId="26" w:type="paragraph">
    <w:name w:val="Revision"/>
    <w:autoRedefine/>
    <w:hidden/>
    <w:unhideWhenUsed/>
    <w:qFormat/>
    <w:uiPriority w:val="99"/>
    <w:rPr>
      <w:rFonts w:ascii="Times New Roman" w:cs="Times New Roman" w:eastAsia="宋体" w:hAnsi="Times New Roman"/>
      <w:kern w:val="2"/>
      <w:sz w:val="24"/>
      <w:szCs w:val="24"/>
      <w:lang w:bidi="ar-SA" w:eastAsia="zh-CN" w:val="en-US"/>
    </w:rPr>
  </w:style>
  <w:style w:customStyle="1" w:styleId="27" w:type="character">
    <w:name w:val="批注文字 字符"/>
    <w:basedOn w:val="17"/>
    <w:link w:val="8"/>
    <w:autoRedefine/>
    <w:qFormat/>
    <w:uiPriority w:val="0"/>
    <w:rPr>
      <w:rFonts w:ascii="Times New Roman" w:cs="Times New Roman" w:eastAsia="宋体" w:hAnsi="Times New Roman"/>
      <w:kern w:val="2"/>
      <w:sz w:val="24"/>
      <w:szCs w:val="24"/>
    </w:rPr>
  </w:style>
  <w:style w:customStyle="1" w:styleId="28" w:type="character">
    <w:name w:val="批注主题 字符"/>
    <w:basedOn w:val="27"/>
    <w:link w:val="14"/>
    <w:autoRedefine/>
    <w:qFormat/>
    <w:uiPriority w:val="0"/>
    <w:rPr>
      <w:rFonts w:ascii="Times New Roman" w:cs="Times New Roman" w:eastAsia="宋体" w:hAnsi="Times New Roman"/>
      <w:b/>
      <w:bCs/>
      <w:kern w:val="2"/>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3.xml" Type="http://schemas.openxmlformats.org/officeDocument/2006/relationships/foot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95" Target="media/rId95.png" /><Relationship Type="http://schemas.openxmlformats.org/officeDocument/2006/relationships/image" Id="rId100" Target="media/rId100.png" /><Relationship Type="http://schemas.openxmlformats.org/officeDocument/2006/relationships/image" Id="rId50" Target="media/rId50.png" /><Relationship Type="http://schemas.openxmlformats.org/officeDocument/2006/relationships/image" Id="rId47" Target="media/rId47.png" /><Relationship Type="http://schemas.openxmlformats.org/officeDocument/2006/relationships/image" Id="rId78" Target="media/rId78.png" /><Relationship Type="http://schemas.openxmlformats.org/officeDocument/2006/relationships/image" Id="rId74" Target="media/rId74.png" /><Relationship Type="http://schemas.openxmlformats.org/officeDocument/2006/relationships/image" Id="rId69" Target="media/rId69.png" /><Relationship Type="http://schemas.openxmlformats.org/officeDocument/2006/relationships/image" Id="rId66" Target="media/rId66.png"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2447</Words>
  <Characters>3572</Characters>
  <Lines>46</Lines>
  <Paragraphs>13</Paragraphs>
  <TotalTime>158</TotalTime>
  <ScaleCrop>false</ScaleCrop>
  <LinksUpToDate>false</LinksUpToDate>
  <CharactersWithSpaces>3801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2026-03-03T13:20:30Z</dcterms:created>
  <dcterms:modified xsi:type="dcterms:W3CDTF">2026-03-03T13:20:30Z</dcterms:modified>
</cp:coreProperties>
</file>

<file path=docProps/custom.xml><?xml version="1.0" encoding="utf-8"?>
<Properties xmlns="http://schemas.openxmlformats.org/officeDocument/2006/custom-properties" xmlns:vt="http://schemas.openxmlformats.org/officeDocument/2006/docPropsVTypes"/>
</file>